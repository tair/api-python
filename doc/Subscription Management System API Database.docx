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7777777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0F00B5">
        <w:rPr>
          <w:rFonts w:ascii="Arial" w:hAnsi="Arial" w:cs="Arial"/>
          <w:sz w:val="48"/>
          <w:szCs w:val="48"/>
        </w:rPr>
        <w:t xml:space="preserve">Database </w:t>
      </w:r>
    </w:p>
    <w:p w14:paraId="4FF78CCC" w14:textId="77777777" w:rsidR="000F00B5" w:rsidRPr="006D2455" w:rsidRDefault="000F00B5" w:rsidP="000F00B5">
      <w:pPr>
        <w:spacing w:before="1440"/>
        <w:rPr>
          <w:rFonts w:ascii="Arial" w:hAnsi="Arial" w:cs="Arial"/>
          <w:b/>
          <w:sz w:val="48"/>
          <w:szCs w:val="48"/>
        </w:rPr>
      </w:pPr>
      <w:r>
        <w:rPr>
          <w:rFonts w:ascii="Arial" w:hAnsi="Arial" w:cs="Arial"/>
          <w:b/>
          <w:sz w:val="48"/>
          <w:szCs w:val="48"/>
        </w:rPr>
        <w:t>Subscription Management System</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4CC7D046" w:rsidR="000F00B5" w:rsidRDefault="006B764F" w:rsidP="000F00B5">
      <w:pPr>
        <w:spacing w:before="720"/>
        <w:rPr>
          <w:rFonts w:ascii="Arial" w:hAnsi="Arial" w:cs="Arial"/>
        </w:rPr>
      </w:pPr>
      <w:r>
        <w:rPr>
          <w:rFonts w:ascii="Arial" w:hAnsi="Arial" w:cs="Arial"/>
          <w:noProof/>
        </w:rPr>
        <w:t xml:space="preserve">May </w:t>
      </w:r>
      <w:ins w:id="0" w:author="Bob Muller" w:date="2015-05-09T06:48:00Z">
        <w:r w:rsidR="001E2EE1">
          <w:rPr>
            <w:rFonts w:ascii="Arial" w:hAnsi="Arial" w:cs="Arial"/>
            <w:noProof/>
          </w:rPr>
          <w:t>9</w:t>
        </w:r>
      </w:ins>
      <w:del w:id="1" w:author="Bob Muller" w:date="2015-05-09T06:48:00Z">
        <w:r w:rsidR="00EA54B1" w:rsidDel="001E2EE1">
          <w:rPr>
            <w:rFonts w:ascii="Arial" w:hAnsi="Arial" w:cs="Arial"/>
            <w:noProof/>
          </w:rPr>
          <w:delText>8</w:delText>
        </w:r>
      </w:del>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44A9B6DB" w:rsidR="000F00B5" w:rsidRDefault="000F00B5" w:rsidP="000F00B5">
      <w:r>
        <w:t xml:space="preserve">The Phoenix Subscription Management System Application Programming Interface (API) is a </w:t>
      </w:r>
      <w:proofErr w:type="spellStart"/>
      <w:r>
        <w:t>RESTful</w:t>
      </w:r>
      <w:proofErr w:type="spellEnd"/>
      <w:r>
        <w:t xml:space="preserve"> API designed to provide all the services required to support Phoenix subscriptions and partners</w:t>
      </w:r>
      <w:r w:rsidR="006F16E4" w:rsidRPr="00903528">
        <w:t>.</w:t>
      </w:r>
      <w:r>
        <w:t xml:space="preserve"> Phoenix partners with various </w:t>
      </w:r>
      <w:del w:id="4" w:author="Bob Muller" w:date="2015-05-09T06:22:00Z">
        <w:r w:rsidDel="005071B7">
          <w:delText xml:space="preserve">resources </w:delText>
        </w:r>
      </w:del>
      <w:ins w:id="5" w:author="Bob Muller" w:date="2015-05-09T06:22:00Z">
        <w:r w:rsidR="005071B7">
          <w:t xml:space="preserve">entities </w:t>
        </w:r>
      </w:ins>
      <w:r>
        <w:t>to provide services paid for by subscription. The API is an interface to the Subscription Management System database documented here. See the API documentation for complete descriptions of the functionality of the API.</w:t>
      </w:r>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moveToRangeStart w:id="6" w:author="Bob Muller" w:date="2015-05-09T05:59:00Z" w:name="move292770512"/>
      <w:moveTo w:id="7" w:author="Bob Muller" w:date="2015-05-09T05:59:00Z">
        <w:r w:rsidRPr="00742271">
          <w:rPr>
            <w:b/>
          </w:rPr>
          <w:t>Partner:</w:t>
        </w:r>
        <w:r>
          <w:t xml:space="preserve"> the systems that comprise the Phoenix partnerships for subscription</w:t>
        </w:r>
      </w:moveTo>
    </w:p>
    <w:moveToRangeEnd w:id="6"/>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023486E4" w14:textId="05CF0321" w:rsidR="001A3C44" w:rsidDel="00684700" w:rsidRDefault="001A3C44" w:rsidP="000F00B5">
      <w:pPr>
        <w:pStyle w:val="ListParagraph"/>
        <w:numPr>
          <w:ilvl w:val="0"/>
          <w:numId w:val="28"/>
        </w:numPr>
      </w:pPr>
      <w:moveFromRangeStart w:id="8" w:author="Bob Muller" w:date="2015-05-09T05:59:00Z" w:name="move292770512"/>
      <w:moveFrom w:id="9" w:author="Bob Muller" w:date="2015-05-09T05:59:00Z">
        <w:r w:rsidRPr="00742271" w:rsidDel="00684700">
          <w:rPr>
            <w:b/>
          </w:rPr>
          <w:t>Partner:</w:t>
        </w:r>
        <w:r w:rsidDel="00684700">
          <w:t xml:space="preserve"> the systems that comprise the Phoenix partnerships for subscription</w:t>
        </w:r>
      </w:moveFrom>
    </w:p>
    <w:moveFromRangeEnd w:id="8"/>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77777777"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3B9CD994" w:rsidR="000F00B5" w:rsidRDefault="000F00B5" w:rsidP="000F00B5">
      <w:pPr>
        <w:pStyle w:val="ListParagraph"/>
        <w:numPr>
          <w:ilvl w:val="0"/>
          <w:numId w:val="28"/>
        </w:numPr>
      </w:pPr>
      <w:r w:rsidRPr="00742271">
        <w:rPr>
          <w:b/>
        </w:rPr>
        <w:t>Logging:</w:t>
      </w:r>
      <w:r>
        <w:t xml:space="preserve"> the operat</w:t>
      </w:r>
      <w:r w:rsidR="00D32E7B">
        <w:t>ional logs containing page view and session details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moveToRangeStart w:id="10" w:author="Bob Muller" w:date="2015-05-09T06:00:00Z" w:name="move292770534"/>
      <w:moveTo w:id="11" w:author="Bob Muller" w:date="2015-05-09T06:00:00Z">
        <w:r>
          <w:lastRenderedPageBreak/>
          <w:t>Partner</w:t>
        </w:r>
      </w:moveTo>
    </w:p>
    <w:p w14:paraId="7A7FDCB0" w14:textId="7237309B" w:rsidR="00684700" w:rsidRDefault="00684700" w:rsidP="00684700">
      <w:pPr>
        <w:keepNext/>
      </w:pPr>
      <w:moveTo w:id="12" w:author="Bob Muller" w:date="2015-05-09T06:00:00Z">
        <w:r>
          <w:t>A partner 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Partners have subscription</w:t>
        </w:r>
        <w:r>
          <w:tab/>
          <w:t xml:space="preserve">s by parties; see the </w:t>
        </w:r>
        <w:r>
          <w:fldChar w:fldCharType="begin"/>
        </w:r>
        <w:r>
          <w:instrText xml:space="preserve"> HYPERLINK \l "_Subscription_1" </w:instrText>
        </w:r>
        <w:r>
          <w:fldChar w:fldCharType="separate"/>
        </w:r>
        <w:r w:rsidRPr="00FD3010">
          <w:rPr>
            <w:rStyle w:val="Hyperlink"/>
          </w:rPr>
          <w:t>Subscription</w:t>
        </w:r>
        <w:r>
          <w:rPr>
            <w:rStyle w:val="Hyperlink"/>
          </w:rPr>
          <w:fldChar w:fldCharType="end"/>
        </w:r>
        <w:r>
          <w:t xml:space="preserve"> subsystem. Parties have IP </w:t>
        </w:r>
        <w:del w:id="13" w:author="Bob Muller" w:date="2015-05-09T06:00:00Z">
          <w:r w:rsidDel="00684700">
            <w:delText>meters</w:delText>
          </w:r>
        </w:del>
      </w:moveTo>
      <w:ins w:id="14" w:author="Bob Muller" w:date="2015-05-09T06:00:00Z">
        <w:r>
          <w:t>counts</w:t>
        </w:r>
      </w:ins>
      <w:moveTo w:id="15" w:author="Bob Muller" w:date="2015-05-09T06:00:00Z">
        <w:r>
          <w:t xml:space="preserve"> and </w:t>
        </w:r>
        <w:del w:id="16" w:author="Bob Muller" w:date="2015-05-09T06:01:00Z">
          <w:r w:rsidDel="00684700">
            <w:delText>limits</w:delText>
          </w:r>
        </w:del>
      </w:moveTo>
      <w:ins w:id="17" w:author="Bob Muller" w:date="2015-05-09T06:01:00Z">
        <w:r>
          <w:t>limit values</w:t>
        </w:r>
      </w:ins>
      <w:moveTo w:id="18" w:author="Bob Muller" w:date="2015-05-09T06:00:00Z">
        <w:r>
          <w:t xml:space="preserve">; see the </w:t>
        </w:r>
        <w:r>
          <w:fldChar w:fldCharType="begin"/>
        </w:r>
        <w:r>
          <w:instrText xml:space="preserve"> HYPERLINK \l "_Meter" </w:instrText>
        </w:r>
        <w:r>
          <w:fldChar w:fldCharType="separate"/>
        </w:r>
        <w:r w:rsidRPr="00FD3010">
          <w:rPr>
            <w:rStyle w:val="Hyperlink"/>
          </w:rPr>
          <w:t>Meter</w:t>
        </w:r>
        <w:r>
          <w:rPr>
            <w:rStyle w:val="Hyperlink"/>
          </w:rPr>
          <w:fldChar w:fldCharType="end"/>
        </w:r>
        <w:r>
          <w:t xml:space="preserve"> subsystem. </w:t>
        </w:r>
        <w:proofErr w:type="gramStart"/>
        <w:r>
          <w:t>Partners</w:t>
        </w:r>
        <w:proofErr w:type="gramEnd"/>
        <w:r>
          <w:t xml:space="preserve"> also own access rules (combinations of URI patterns and access types); see the </w:t>
        </w:r>
        <w:r>
          <w:fldChar w:fldCharType="begin"/>
        </w:r>
        <w:r>
          <w:instrText xml:space="preserve"> HYPERLINK \l "_Authorization" </w:instrText>
        </w:r>
        <w:r>
          <w:fldChar w:fldCharType="separate"/>
        </w:r>
        <w:r w:rsidRPr="00D14F74">
          <w:rPr>
            <w:rStyle w:val="Hyperlink"/>
          </w:rPr>
          <w:t>Authorization</w:t>
        </w:r>
        <w:r>
          <w:rPr>
            <w:rStyle w:val="Hyperlink"/>
          </w:rPr>
          <w:fldChar w:fldCharType="end"/>
        </w:r>
        <w:r>
          <w:t xml:space="preserve"> subsystem.</w:t>
        </w:r>
      </w:moveTo>
    </w:p>
    <w:p w14:paraId="16423F54" w14:textId="192D6828" w:rsidR="00684700" w:rsidRDefault="00684700" w:rsidP="00684700">
      <w:moveTo w:id="19" w:author="Bob Muller" w:date="2015-05-09T06:00:00Z">
        <w:del w:id="20" w:author="Bob Muller" w:date="2015-05-09T06:41:00Z">
          <w:r w:rsidDel="00D83ECF">
            <w:rPr>
              <w:noProof/>
            </w:rPr>
            <w:drawing>
              <wp:inline distT="0" distB="0" distL="0" distR="0" wp14:anchorId="063B7C76" wp14:editId="05BE3888">
                <wp:extent cx="5943600" cy="3614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472" cy="3615054"/>
                        </a:xfrm>
                        <a:prstGeom prst="rect">
                          <a:avLst/>
                        </a:prstGeom>
                      </pic:spPr>
                    </pic:pic>
                  </a:graphicData>
                </a:graphic>
              </wp:inline>
            </w:drawing>
          </w:r>
        </w:del>
      </w:moveTo>
      <w:ins w:id="21" w:author="Bob Muller" w:date="2015-05-09T06:42:00Z">
        <w:r w:rsidR="00D83ECF">
          <w:rPr>
            <w:noProof/>
          </w:rPr>
          <w:drawing>
            <wp:inline distT="0" distB="0" distL="0" distR="0" wp14:anchorId="7E017967" wp14:editId="4D1BA9C1">
              <wp:extent cx="5943600" cy="333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4">
                        <a:extLst>
                          <a:ext uri="{28A0092B-C50C-407E-A947-70E740481C1C}">
                            <a14:useLocalDpi xmlns:a14="http://schemas.microsoft.com/office/drawing/2010/main" val="0"/>
                          </a:ext>
                        </a:extLst>
                      </a:blip>
                      <a:stretch>
                        <a:fillRect/>
                      </a:stretch>
                    </pic:blipFill>
                    <pic:spPr>
                      <a:xfrm>
                        <a:off x="0" y="0"/>
                        <a:ext cx="5944073" cy="3334790"/>
                      </a:xfrm>
                      <a:prstGeom prst="rect">
                        <a:avLst/>
                      </a:prstGeom>
                    </pic:spPr>
                  </pic:pic>
                </a:graphicData>
              </a:graphic>
            </wp:inline>
          </w:drawing>
        </w:r>
      </w:ins>
    </w:p>
    <w:p w14:paraId="068448DE" w14:textId="77777777" w:rsidR="00684700" w:rsidRDefault="00684700" w:rsidP="00684700">
      <w:pPr>
        <w:pStyle w:val="ListParagraph"/>
        <w:keepNext/>
        <w:numPr>
          <w:ilvl w:val="0"/>
          <w:numId w:val="29"/>
        </w:numPr>
      </w:pPr>
      <w:moveTo w:id="22" w:author="Bob Muller" w:date="2015-05-09T06:00:00Z">
        <w:r w:rsidRPr="0087475A">
          <w:rPr>
            <w:b/>
          </w:rPr>
          <w:t>Partner:</w:t>
        </w:r>
        <w:r>
          <w:t xml:space="preserve"> a system comprising a unit for subscription, authentication, and authorization</w:t>
        </w:r>
      </w:moveTo>
    </w:p>
    <w:p w14:paraId="1BEC2DD7" w14:textId="77777777" w:rsidR="00684700" w:rsidRDefault="00684700" w:rsidP="00684700">
      <w:pPr>
        <w:pStyle w:val="ListParagraph"/>
        <w:keepNext/>
        <w:numPr>
          <w:ilvl w:val="1"/>
          <w:numId w:val="29"/>
        </w:numPr>
      </w:pPr>
      <w:proofErr w:type="spellStart"/>
      <w:proofErr w:type="gramStart"/>
      <w:moveTo w:id="23" w:author="Bob Muller" w:date="2015-05-09T06:00:00Z">
        <w:r w:rsidRPr="0087475A">
          <w:rPr>
            <w:i/>
          </w:rPr>
          <w:t>partnerId</w:t>
        </w:r>
        <w:proofErr w:type="spellEnd"/>
        <w:proofErr w:type="gramEnd"/>
        <w:r w:rsidRPr="0087475A">
          <w:rPr>
            <w:i/>
          </w:rPr>
          <w:t>:</w:t>
        </w:r>
        <w:r>
          <w:t xml:space="preserve"> unique identifier for the partner (key)</w:t>
        </w:r>
      </w:moveTo>
    </w:p>
    <w:p w14:paraId="4EA745A1" w14:textId="77777777" w:rsidR="00684700" w:rsidRDefault="00684700" w:rsidP="00684700">
      <w:pPr>
        <w:pStyle w:val="ListParagraph"/>
        <w:numPr>
          <w:ilvl w:val="1"/>
          <w:numId w:val="29"/>
        </w:numPr>
      </w:pPr>
      <w:proofErr w:type="gramStart"/>
      <w:moveTo w:id="24" w:author="Bob Muller" w:date="2015-05-09T06:00:00Z">
        <w:r w:rsidRPr="0087475A">
          <w:rPr>
            <w:i/>
          </w:rPr>
          <w:t>name</w:t>
        </w:r>
        <w:proofErr w:type="gramEnd"/>
        <w:r w:rsidRPr="0087475A">
          <w:rPr>
            <w:i/>
          </w:rPr>
          <w:t>:</w:t>
        </w:r>
        <w:r>
          <w:t xml:space="preserve"> the name of the partner</w:t>
        </w:r>
      </w:moveTo>
    </w:p>
    <w:p w14:paraId="022717FF" w14:textId="77777777" w:rsidR="00684700" w:rsidRDefault="00684700" w:rsidP="00684700">
      <w:pPr>
        <w:pStyle w:val="ListParagraph"/>
        <w:keepNext/>
        <w:numPr>
          <w:ilvl w:val="0"/>
          <w:numId w:val="29"/>
        </w:numPr>
      </w:pPr>
      <w:proofErr w:type="spellStart"/>
      <w:moveTo w:id="25" w:author="Bob Muller" w:date="2015-05-09T06:00:00Z">
        <w:r>
          <w:rPr>
            <w:b/>
          </w:rPr>
          <w:t>PartnerPattern</w:t>
        </w:r>
        <w:proofErr w:type="spellEnd"/>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moveTo>
    </w:p>
    <w:p w14:paraId="30D03155" w14:textId="77777777" w:rsidR="00684700" w:rsidRDefault="00684700" w:rsidP="00684700">
      <w:pPr>
        <w:pStyle w:val="ListParagraph"/>
        <w:keepNext/>
        <w:numPr>
          <w:ilvl w:val="1"/>
          <w:numId w:val="29"/>
        </w:numPr>
      </w:pPr>
      <w:proofErr w:type="spellStart"/>
      <w:proofErr w:type="gramStart"/>
      <w:moveTo w:id="26" w:author="Bob Muller" w:date="2015-05-09T06:00:00Z">
        <w:r w:rsidRPr="0087475A">
          <w:rPr>
            <w:i/>
          </w:rPr>
          <w:t>partnerId</w:t>
        </w:r>
        <w:proofErr w:type="spellEnd"/>
        <w:proofErr w:type="gramEnd"/>
        <w:r w:rsidRPr="0087475A">
          <w:rPr>
            <w:i/>
          </w:rPr>
          <w:t>:</w:t>
        </w:r>
        <w:r>
          <w:t xml:space="preserve"> unique identifier for the partner (key)</w:t>
        </w:r>
      </w:moveTo>
    </w:p>
    <w:p w14:paraId="3E015D5A" w14:textId="77777777" w:rsidR="00684700" w:rsidRDefault="00684700" w:rsidP="00684700">
      <w:pPr>
        <w:pStyle w:val="ListParagraph"/>
        <w:numPr>
          <w:ilvl w:val="1"/>
          <w:numId w:val="29"/>
        </w:numPr>
      </w:pPr>
      <w:proofErr w:type="gramStart"/>
      <w:moveTo w:id="27" w:author="Bob Muller" w:date="2015-05-09T06:00:00Z">
        <w:r>
          <w:rPr>
            <w:i/>
          </w:rPr>
          <w:t>pattern</w:t>
        </w:r>
        <w:proofErr w:type="gramEnd"/>
        <w:r w:rsidRPr="0087475A">
          <w:rPr>
            <w:i/>
          </w:rPr>
          <w:t>:</w:t>
        </w:r>
        <w:r>
          <w:t xml:space="preserve"> the regular expression that matches a set of URIs for the partner site (key)</w:t>
        </w:r>
      </w:moveTo>
    </w:p>
    <w:p w14:paraId="55671D83" w14:textId="77777777" w:rsidR="00684700" w:rsidRDefault="00684700" w:rsidP="00684700">
      <w:pPr>
        <w:pStyle w:val="ListParagraph"/>
        <w:keepNext/>
        <w:numPr>
          <w:ilvl w:val="0"/>
          <w:numId w:val="29"/>
        </w:numPr>
      </w:pPr>
      <w:proofErr w:type="spellStart"/>
      <w:moveTo w:id="28" w:author="Bob Muller" w:date="2015-05-09T06:00:00Z">
        <w:r w:rsidRPr="005118FC">
          <w:rPr>
            <w:b/>
          </w:rPr>
          <w:t>SubscriptionTerm</w:t>
        </w:r>
        <w:proofErr w:type="spellEnd"/>
        <w:r w:rsidRPr="005118FC">
          <w:rPr>
            <w:b/>
          </w:rPr>
          <w:t>:</w:t>
        </w:r>
        <w:r>
          <w:t xml:space="preserve"> </w:t>
        </w:r>
        <w:r w:rsidRPr="007D1598">
          <w:t xml:space="preserve">A standardized period of time and price for </w:t>
        </w:r>
        <w:r>
          <w:t>subscriptions to a partner's system; used to provide the list of terms for subscribing for individuals</w:t>
        </w:r>
      </w:moveTo>
    </w:p>
    <w:p w14:paraId="6FE3FFEE" w14:textId="77777777" w:rsidR="00684700" w:rsidRDefault="00684700" w:rsidP="00684700">
      <w:pPr>
        <w:pStyle w:val="ListParagraph"/>
        <w:keepNext/>
        <w:numPr>
          <w:ilvl w:val="1"/>
          <w:numId w:val="29"/>
        </w:numPr>
      </w:pPr>
      <w:proofErr w:type="spellStart"/>
      <w:proofErr w:type="gramStart"/>
      <w:moveTo w:id="29" w:author="Bob Muller" w:date="2015-05-09T06:00:00Z">
        <w:r w:rsidRPr="005118FC">
          <w:rPr>
            <w:i/>
          </w:rPr>
          <w:t>subscriptionTermId</w:t>
        </w:r>
        <w:proofErr w:type="spellEnd"/>
        <w:proofErr w:type="gramEnd"/>
        <w:r w:rsidRPr="005118FC">
          <w:rPr>
            <w:i/>
          </w:rPr>
          <w:t>:</w:t>
        </w:r>
        <w:r>
          <w:t xml:space="preserve"> unique identifier for the term (key)</w:t>
        </w:r>
      </w:moveTo>
    </w:p>
    <w:p w14:paraId="18DE4965" w14:textId="77777777" w:rsidR="00684700" w:rsidRDefault="00684700" w:rsidP="00684700">
      <w:pPr>
        <w:pStyle w:val="ListParagraph"/>
        <w:keepNext/>
        <w:numPr>
          <w:ilvl w:val="1"/>
          <w:numId w:val="29"/>
        </w:numPr>
      </w:pPr>
      <w:proofErr w:type="spellStart"/>
      <w:proofErr w:type="gramStart"/>
      <w:moveTo w:id="30" w:author="Bob Muller" w:date="2015-05-09T06:00:00Z">
        <w:r w:rsidRPr="005118FC">
          <w:rPr>
            <w:i/>
          </w:rPr>
          <w:t>partnerId</w:t>
        </w:r>
        <w:proofErr w:type="spellEnd"/>
        <w:proofErr w:type="gramEnd"/>
        <w:r w:rsidRPr="005118FC">
          <w:rPr>
            <w:i/>
          </w:rPr>
          <w:t>:</w:t>
        </w:r>
        <w:r>
          <w:t xml:space="preserve"> the partner to which the term applies</w:t>
        </w:r>
      </w:moveTo>
    </w:p>
    <w:p w14:paraId="22B26BF4" w14:textId="77777777" w:rsidR="00684700" w:rsidRDefault="00684700" w:rsidP="00684700">
      <w:pPr>
        <w:pStyle w:val="ListParagraph"/>
        <w:keepNext/>
        <w:numPr>
          <w:ilvl w:val="1"/>
          <w:numId w:val="29"/>
        </w:numPr>
      </w:pPr>
      <w:proofErr w:type="gramStart"/>
      <w:moveTo w:id="31" w:author="Bob Muller" w:date="2015-05-09T06:00:00Z">
        <w:r w:rsidRPr="005118FC">
          <w:rPr>
            <w:i/>
          </w:rPr>
          <w:t>period</w:t>
        </w:r>
        <w:proofErr w:type="gramEnd"/>
        <w:r w:rsidRPr="005118FC">
          <w:rPr>
            <w:i/>
          </w:rPr>
          <w:t>:</w:t>
        </w:r>
        <w:r>
          <w:t xml:space="preserve"> </w:t>
        </w:r>
        <w:r w:rsidRPr="00C076DB">
          <w:t xml:space="preserve">the period of time for which a subscription allows access to a partner </w:t>
        </w:r>
      </w:moveTo>
    </w:p>
    <w:p w14:paraId="31E43553" w14:textId="77777777" w:rsidR="00684700" w:rsidRDefault="00684700" w:rsidP="00684700">
      <w:pPr>
        <w:pStyle w:val="ListParagraph"/>
        <w:keepNext/>
        <w:numPr>
          <w:ilvl w:val="1"/>
          <w:numId w:val="29"/>
        </w:numPr>
      </w:pPr>
      <w:proofErr w:type="gramStart"/>
      <w:moveTo w:id="32" w:author="Bob Muller" w:date="2015-05-09T06:00:00Z">
        <w:r w:rsidRPr="005118FC">
          <w:rPr>
            <w:i/>
          </w:rPr>
          <w:t>price</w:t>
        </w:r>
        <w:proofErr w:type="gramEnd"/>
        <w:r w:rsidRPr="005118FC">
          <w:rPr>
            <w:i/>
          </w:rPr>
          <w:t>:</w:t>
        </w:r>
        <w:r>
          <w:t xml:space="preserve"> the price for a </w:t>
        </w:r>
        <w:r w:rsidRPr="00C076DB">
          <w:t>subscription for this term</w:t>
        </w:r>
      </w:moveTo>
    </w:p>
    <w:p w14:paraId="1ADE8826" w14:textId="77777777" w:rsidR="00684700" w:rsidDel="00684700" w:rsidRDefault="00684700" w:rsidP="00684700">
      <w:pPr>
        <w:pStyle w:val="ListParagraph"/>
        <w:numPr>
          <w:ilvl w:val="1"/>
          <w:numId w:val="29"/>
        </w:numPr>
        <w:rPr>
          <w:del w:id="33" w:author="Bob Muller" w:date="2015-05-09T06:00:00Z"/>
        </w:rPr>
      </w:pPr>
      <w:proofErr w:type="spellStart"/>
      <w:proofErr w:type="gramStart"/>
      <w:moveTo w:id="34" w:author="Bob Muller" w:date="2015-05-09T06:00:00Z">
        <w:r w:rsidRPr="00485693">
          <w:rPr>
            <w:i/>
          </w:rPr>
          <w:t>groupDiscountPercentage</w:t>
        </w:r>
        <w:proofErr w:type="spellEnd"/>
        <w:proofErr w:type="gramEnd"/>
        <w:r w:rsidRPr="00485693">
          <w:rPr>
            <w:i/>
          </w:rPr>
          <w:t>:</w:t>
        </w:r>
        <w:r>
          <w:t xml:space="preserve"> </w:t>
        </w:r>
        <w:r w:rsidRPr="00C076DB">
          <w:t xml:space="preserve">the discount for this term for a group subscription expressed as a </w:t>
        </w:r>
        <w:r>
          <w:t>decimal number with 2 significant digits past the decimal point</w:t>
        </w:r>
      </w:moveTo>
    </w:p>
    <w:p w14:paraId="6619C8DC" w14:textId="77777777" w:rsidR="00684700" w:rsidRDefault="00684700">
      <w:pPr>
        <w:pStyle w:val="ListParagraph"/>
        <w:numPr>
          <w:ilvl w:val="1"/>
          <w:numId w:val="29"/>
        </w:numPr>
        <w:pPrChange w:id="35" w:author="Bob Muller" w:date="2015-05-09T06:00:00Z">
          <w:pPr/>
        </w:pPrChange>
      </w:pPr>
    </w:p>
    <w:moveToRangeEnd w:id="10"/>
    <w:p w14:paraId="03DB014E" w14:textId="6DA2F1D3" w:rsidR="000F00B5" w:rsidRDefault="004A062D" w:rsidP="004A062D">
      <w:pPr>
        <w:pStyle w:val="Heading1"/>
      </w:pPr>
      <w:r>
        <w:lastRenderedPageBreak/>
        <w:t>Party</w:t>
      </w:r>
    </w:p>
    <w:p w14:paraId="3B82AF72" w14:textId="475780D1" w:rsidR="004A062D" w:rsidRDefault="004A062D" w:rsidP="007D1598">
      <w:pPr>
        <w:keepNext/>
      </w:pPr>
      <w:r>
        <w:t xml:space="preserve">A </w:t>
      </w:r>
      <w:r w:rsidRPr="004A062D">
        <w:rPr>
          <w:i/>
        </w:rPr>
        <w:t>party</w:t>
      </w:r>
      <w:r>
        <w:t xml:space="preserve"> is a</w:t>
      </w:r>
      <w:r w:rsidRPr="004A062D">
        <w:t xml:space="preserve">n abstract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4050DF94" w:rsidR="002D2E5D" w:rsidRDefault="006B764F" w:rsidP="004A062D">
      <w:del w:id="36" w:author="Bob Muller" w:date="2015-05-09T06:42:00Z">
        <w:r w:rsidDel="00D83ECF">
          <w:rPr>
            <w:noProof/>
          </w:rPr>
          <w:drawing>
            <wp:inline distT="0" distB="0" distL="0" distR="0" wp14:anchorId="38532AEA" wp14:editId="3856C897">
              <wp:extent cx="4686300" cy="4004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5">
                        <a:extLst>
                          <a:ext uri="{28A0092B-C50C-407E-A947-70E740481C1C}">
                            <a14:useLocalDpi xmlns:a14="http://schemas.microsoft.com/office/drawing/2010/main" val="0"/>
                          </a:ext>
                        </a:extLst>
                      </a:blip>
                      <a:stretch>
                        <a:fillRect/>
                      </a:stretch>
                    </pic:blipFill>
                    <pic:spPr>
                      <a:xfrm>
                        <a:off x="0" y="0"/>
                        <a:ext cx="4687433" cy="4005625"/>
                      </a:xfrm>
                      <a:prstGeom prst="rect">
                        <a:avLst/>
                      </a:prstGeom>
                    </pic:spPr>
                  </pic:pic>
                </a:graphicData>
              </a:graphic>
            </wp:inline>
          </w:drawing>
        </w:r>
      </w:del>
      <w:ins w:id="37" w:author="Bob Muller" w:date="2015-05-09T06:42:00Z">
        <w:r w:rsidR="00D83ECF">
          <w:rPr>
            <w:noProof/>
          </w:rPr>
          <w:drawing>
            <wp:inline distT="0" distB="0" distL="0" distR="0" wp14:anchorId="799E0AE7" wp14:editId="3D014688">
              <wp:extent cx="5943600" cy="50790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6">
                        <a:extLst>
                          <a:ext uri="{28A0092B-C50C-407E-A947-70E740481C1C}">
                            <a14:useLocalDpi xmlns:a14="http://schemas.microsoft.com/office/drawing/2010/main" val="0"/>
                          </a:ext>
                        </a:extLst>
                      </a:blip>
                      <a:stretch>
                        <a:fillRect/>
                      </a:stretch>
                    </pic:blipFill>
                    <pic:spPr>
                      <a:xfrm>
                        <a:off x="0" y="0"/>
                        <a:ext cx="5945037" cy="5080305"/>
                      </a:xfrm>
                      <a:prstGeom prst="rect">
                        <a:avLst/>
                      </a:prstGeom>
                    </pic:spPr>
                  </pic:pic>
                </a:graphicData>
              </a:graphic>
            </wp:inline>
          </w:drawing>
        </w:r>
      </w:ins>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307FEDD7" w:rsidR="00C076DB" w:rsidRDefault="00C076DB" w:rsidP="00C076DB">
      <w:pPr>
        <w:pStyle w:val="ListParagraph"/>
        <w:keepNext/>
        <w:numPr>
          <w:ilvl w:val="1"/>
          <w:numId w:val="29"/>
        </w:numPr>
      </w:pPr>
      <w:proofErr w:type="spellStart"/>
      <w:proofErr w:type="gramStart"/>
      <w:r w:rsidRPr="0026369A">
        <w:rPr>
          <w:i/>
        </w:rPr>
        <w:t>partyId</w:t>
      </w:r>
      <w:proofErr w:type="spellEnd"/>
      <w:proofErr w:type="gramEnd"/>
      <w:r w:rsidRPr="0026369A">
        <w:rPr>
          <w:i/>
        </w:rPr>
        <w:t>:</w:t>
      </w:r>
      <w:r>
        <w:t xml:space="preserve"> unique identifier for the party (key)</w:t>
      </w:r>
    </w:p>
    <w:p w14:paraId="2DC941FA" w14:textId="0F3D7F9F" w:rsidR="007D1598" w:rsidRDefault="006B764F" w:rsidP="007D1598">
      <w:pPr>
        <w:pStyle w:val="ListParagraph"/>
        <w:numPr>
          <w:ilvl w:val="1"/>
          <w:numId w:val="29"/>
        </w:numPr>
      </w:pPr>
      <w:proofErr w:type="spellStart"/>
      <w:proofErr w:type="gramStart"/>
      <w:r w:rsidRPr="0026369A">
        <w:rPr>
          <w:i/>
        </w:rPr>
        <w:t>partyType</w:t>
      </w:r>
      <w:proofErr w:type="spellEnd"/>
      <w:proofErr w:type="gramEnd"/>
      <w:r w:rsidRPr="0026369A">
        <w:rPr>
          <w:i/>
        </w:rPr>
        <w:t>:</w:t>
      </w:r>
      <w:r>
        <w:t xml:space="preserve"> "user"</w:t>
      </w:r>
    </w:p>
    <w:p w14:paraId="648F2828" w14:textId="1767157A" w:rsidR="006B764F" w:rsidRDefault="006B764F" w:rsidP="006B764F">
      <w:pPr>
        <w:pStyle w:val="ListParagraph"/>
        <w:keepNext/>
        <w:numPr>
          <w:ilvl w:val="0"/>
          <w:numId w:val="29"/>
        </w:numPr>
      </w:pPr>
      <w:proofErr w:type="spellStart"/>
      <w:r w:rsidRPr="006B764F">
        <w:rPr>
          <w:b/>
        </w:rPr>
        <w:t>IpRange</w:t>
      </w:r>
      <w:proofErr w:type="spellEnd"/>
      <w:r w:rsidRPr="006B764F">
        <w:rPr>
          <w:b/>
        </w:rPr>
        <w:t>:</w:t>
      </w:r>
      <w:r>
        <w:t xml:space="preserve"> </w:t>
      </w:r>
      <w:r w:rsidRPr="007D1598">
        <w:t>A range of IP addresses for a subscription; ranges must not overlap for a subscription, they must be mutually exclusive</w:t>
      </w:r>
    </w:p>
    <w:p w14:paraId="6304664A" w14:textId="4E5DE213" w:rsidR="006B764F" w:rsidRDefault="006B764F" w:rsidP="006B764F">
      <w:pPr>
        <w:pStyle w:val="ListParagraph"/>
        <w:keepNext/>
        <w:numPr>
          <w:ilvl w:val="1"/>
          <w:numId w:val="29"/>
        </w:numPr>
      </w:pPr>
      <w:proofErr w:type="spellStart"/>
      <w:proofErr w:type="gramStart"/>
      <w:r w:rsidRPr="0026369A">
        <w:rPr>
          <w:i/>
        </w:rPr>
        <w:t>ipRangeId</w:t>
      </w:r>
      <w:proofErr w:type="spellEnd"/>
      <w:proofErr w:type="gramEnd"/>
      <w:r w:rsidRPr="0026369A">
        <w:rPr>
          <w:i/>
        </w:rPr>
        <w:t xml:space="preserve">: </w:t>
      </w:r>
      <w:r>
        <w:t>unique identifier for the range (key)</w:t>
      </w:r>
    </w:p>
    <w:p w14:paraId="0FC20245" w14:textId="20DDBD0D" w:rsidR="003F7CA9" w:rsidRDefault="003F7CA9" w:rsidP="006B764F">
      <w:pPr>
        <w:pStyle w:val="ListParagraph"/>
        <w:keepNext/>
        <w:numPr>
          <w:ilvl w:val="1"/>
          <w:numId w:val="29"/>
        </w:numPr>
      </w:pPr>
      <w:proofErr w:type="spellStart"/>
      <w:proofErr w:type="gramStart"/>
      <w:r>
        <w:t>partyId</w:t>
      </w:r>
      <w:proofErr w:type="spellEnd"/>
      <w:proofErr w:type="gramEnd"/>
      <w:r>
        <w:t>: unique identifier for party that owns the IP range (foreign key)</w:t>
      </w:r>
    </w:p>
    <w:p w14:paraId="3AD503F8" w14:textId="77777777" w:rsidR="006B764F" w:rsidRDefault="006B764F" w:rsidP="006B764F">
      <w:pPr>
        <w:pStyle w:val="ListParagraph"/>
        <w:keepNext/>
        <w:numPr>
          <w:ilvl w:val="1"/>
          <w:numId w:val="29"/>
        </w:numPr>
      </w:pPr>
      <w:proofErr w:type="gramStart"/>
      <w:r w:rsidRPr="0026369A">
        <w:rPr>
          <w:i/>
        </w:rPr>
        <w:t>start</w:t>
      </w:r>
      <w:proofErr w:type="gramEnd"/>
      <w:r w:rsidRPr="0026369A">
        <w:rPr>
          <w:i/>
        </w:rPr>
        <w:t>:</w:t>
      </w:r>
      <w:r>
        <w:t xml:space="preserve"> </w:t>
      </w:r>
      <w:r w:rsidRPr="00C076DB">
        <w:t>the IP address that is the first address in the range; must not be part of any other range for the subscription</w:t>
      </w:r>
    </w:p>
    <w:p w14:paraId="190607D4" w14:textId="76C261AC" w:rsidR="006B764F" w:rsidDel="00D57127" w:rsidRDefault="006B764F" w:rsidP="004A062D">
      <w:pPr>
        <w:pStyle w:val="ListParagraph"/>
        <w:numPr>
          <w:ilvl w:val="1"/>
          <w:numId w:val="29"/>
        </w:numPr>
        <w:rPr>
          <w:del w:id="38" w:author="Bob Muller" w:date="2015-05-12T13:43:00Z"/>
        </w:rPr>
      </w:pPr>
      <w:proofErr w:type="gramStart"/>
      <w:r w:rsidRPr="00D57127">
        <w:rPr>
          <w:i/>
          <w:rPrChange w:id="39" w:author="Bob Muller" w:date="2015-05-12T13:43:00Z">
            <w:rPr>
              <w:i/>
            </w:rPr>
          </w:rPrChange>
        </w:rPr>
        <w:t>end</w:t>
      </w:r>
      <w:proofErr w:type="gramEnd"/>
      <w:r w:rsidRPr="00D57127">
        <w:rPr>
          <w:i/>
          <w:rPrChange w:id="40" w:author="Bob Muller" w:date="2015-05-12T13:43:00Z">
            <w:rPr>
              <w:i/>
            </w:rPr>
          </w:rPrChange>
        </w:rPr>
        <w:t>:</w:t>
      </w:r>
      <w:r>
        <w:t xml:space="preserve"> </w:t>
      </w:r>
      <w:r w:rsidRPr="00C076DB">
        <w:t>the IP address that is the last address in the range; must be greater than the start and must be a "reasonable" end to the range (TBD)</w:t>
      </w:r>
    </w:p>
    <w:p w14:paraId="1FDBE8E0" w14:textId="175FE9BE" w:rsidR="004A062D" w:rsidDel="00684700" w:rsidRDefault="004A062D" w:rsidP="004A062D">
      <w:pPr>
        <w:pStyle w:val="ListParagraph"/>
        <w:numPr>
          <w:ilvl w:val="1"/>
          <w:numId w:val="29"/>
        </w:numPr>
        <w:pPrChange w:id="41" w:author="Bob Muller" w:date="2015-05-12T13:43:00Z">
          <w:pPr>
            <w:pStyle w:val="Heading1"/>
          </w:pPr>
        </w:pPrChange>
      </w:pPr>
      <w:moveFromRangeStart w:id="42" w:author="Bob Muller" w:date="2015-05-09T06:00:00Z" w:name="move292770534"/>
      <w:moveFrom w:id="43" w:author="Bob Muller" w:date="2015-05-09T06:00:00Z">
        <w:r w:rsidDel="00684700">
          <w:lastRenderedPageBreak/>
          <w:t>Partner</w:t>
        </w:r>
      </w:moveFrom>
    </w:p>
    <w:p w14:paraId="32244A82" w14:textId="2F00CCC2" w:rsidR="004A062D" w:rsidDel="00D57127" w:rsidRDefault="004A062D" w:rsidP="007D1598">
      <w:pPr>
        <w:keepNext/>
        <w:rPr>
          <w:del w:id="44" w:author="Bob Muller" w:date="2015-05-12T13:42:00Z"/>
        </w:rPr>
      </w:pPr>
      <w:moveFrom w:id="45" w:author="Bob Muller" w:date="2015-05-09T06:00:00Z">
        <w:r w:rsidDel="00684700">
          <w:t>A partner is a system that comprises a unit for subscription, authentication, and authorization. The user accesses the partner system through a well-defined set of uniform resource identifiers (URIs)</w:t>
        </w:r>
        <w:r w:rsidR="008C029A" w:rsidDel="00684700">
          <w:t xml:space="preserve"> identified by a set of regular-expression patterns</w:t>
        </w:r>
        <w:r w:rsidDel="00684700">
          <w:t>.</w:t>
        </w:r>
        <w:r w:rsidR="00FD3010" w:rsidDel="00684700">
          <w:t xml:space="preserve"> Partners have individual subscription terms for display on subscription pages. Partners have subscription</w:t>
        </w:r>
        <w:r w:rsidR="0040022C" w:rsidDel="00684700">
          <w:tab/>
        </w:r>
        <w:r w:rsidR="00FD3010" w:rsidDel="00684700">
          <w:t xml:space="preserve">s by parties; see the </w:t>
        </w:r>
        <w:r w:rsidR="00E67C53" w:rsidDel="00684700">
          <w:fldChar w:fldCharType="begin"/>
        </w:r>
        <w:r w:rsidR="00E67C53" w:rsidDel="00684700">
          <w:instrText xml:space="preserve"> HYPERLINK \l "_Subscription_1" </w:instrText>
        </w:r>
        <w:r w:rsidR="00E67C53" w:rsidDel="00684700">
          <w:fldChar w:fldCharType="separate"/>
        </w:r>
        <w:r w:rsidR="00FD3010" w:rsidRPr="00FD3010" w:rsidDel="00684700">
          <w:rPr>
            <w:rStyle w:val="Hyperlink"/>
          </w:rPr>
          <w:t>Subscription</w:t>
        </w:r>
        <w:r w:rsidR="00E67C53" w:rsidDel="00684700">
          <w:rPr>
            <w:rStyle w:val="Hyperlink"/>
          </w:rPr>
          <w:fldChar w:fldCharType="end"/>
        </w:r>
        <w:r w:rsidR="00FD3010" w:rsidDel="00684700">
          <w:t xml:space="preserve"> subsystem. Parties have IP meters and limits; see the </w:t>
        </w:r>
        <w:r w:rsidR="00E67C53" w:rsidDel="00684700">
          <w:fldChar w:fldCharType="begin"/>
        </w:r>
        <w:r w:rsidR="00E67C53" w:rsidDel="00684700">
          <w:instrText xml:space="preserve"> HYPERLINK \l "_Meter" </w:instrText>
        </w:r>
        <w:r w:rsidR="00E67C53" w:rsidDel="00684700">
          <w:fldChar w:fldCharType="separate"/>
        </w:r>
        <w:r w:rsidR="00FD3010" w:rsidRPr="00FD3010" w:rsidDel="00684700">
          <w:rPr>
            <w:rStyle w:val="Hyperlink"/>
          </w:rPr>
          <w:t>Meter</w:t>
        </w:r>
        <w:r w:rsidR="00E67C53" w:rsidDel="00684700">
          <w:rPr>
            <w:rStyle w:val="Hyperlink"/>
          </w:rPr>
          <w:fldChar w:fldCharType="end"/>
        </w:r>
        <w:r w:rsidR="00FD3010" w:rsidDel="00684700">
          <w:t xml:space="preserve"> subsystem.</w:t>
        </w:r>
        <w:r w:rsidR="00D14F74" w:rsidDel="00684700">
          <w:t xml:space="preserve"> Partners also own access rules (combinations of URI patterns and access types); see the </w:t>
        </w:r>
        <w:r w:rsidR="00E67C53" w:rsidDel="00684700">
          <w:fldChar w:fldCharType="begin"/>
        </w:r>
        <w:r w:rsidR="00E67C53" w:rsidDel="00684700">
          <w:instrText xml:space="preserve"> HYPERLINK \l "_Authorization" </w:instrText>
        </w:r>
        <w:r w:rsidR="00E67C53" w:rsidDel="00684700">
          <w:fldChar w:fldCharType="separate"/>
        </w:r>
        <w:r w:rsidR="00D14F74" w:rsidRPr="00D14F74" w:rsidDel="00684700">
          <w:rPr>
            <w:rStyle w:val="Hyperlink"/>
          </w:rPr>
          <w:t>Authorization</w:t>
        </w:r>
        <w:r w:rsidR="00E67C53" w:rsidDel="00684700">
          <w:rPr>
            <w:rStyle w:val="Hyperlink"/>
          </w:rPr>
          <w:fldChar w:fldCharType="end"/>
        </w:r>
        <w:r w:rsidR="00D14F74" w:rsidDel="00684700">
          <w:t xml:space="preserve"> subsys</w:t>
        </w:r>
        <w:del w:id="46" w:author="Bob Muller" w:date="2015-05-12T13:43:00Z">
          <w:r w:rsidR="00D14F74" w:rsidDel="00D57127">
            <w:delText>tem</w:delText>
          </w:r>
        </w:del>
        <w:del w:id="47" w:author="Bob Muller" w:date="2015-05-12T13:42:00Z">
          <w:r w:rsidR="00D14F74" w:rsidDel="00D57127">
            <w:delText>.</w:delText>
          </w:r>
        </w:del>
      </w:moveFrom>
    </w:p>
    <w:p w14:paraId="0EA8B03E" w14:textId="254244E8" w:rsidR="002D2E5D" w:rsidDel="00D57127" w:rsidRDefault="008226DA" w:rsidP="004A062D">
      <w:pPr>
        <w:rPr>
          <w:del w:id="48" w:author="Bob Muller" w:date="2015-05-12T13:42:00Z"/>
        </w:rPr>
      </w:pPr>
      <w:moveFrom w:id="49" w:author="Bob Muller" w:date="2015-05-09T06:00:00Z">
        <w:del w:id="50" w:author="Bob Muller" w:date="2015-05-12T13:42:00Z">
          <w:r w:rsidDel="00D57127">
            <w:rPr>
              <w:noProof/>
            </w:rPr>
            <w:drawing>
              <wp:inline distT="0" distB="0" distL="0" distR="0" wp14:anchorId="4445E721" wp14:editId="311A953E">
                <wp:extent cx="5943600" cy="3614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472" cy="3615054"/>
                        </a:xfrm>
                        <a:prstGeom prst="rect">
                          <a:avLst/>
                        </a:prstGeom>
                      </pic:spPr>
                    </pic:pic>
                  </a:graphicData>
                </a:graphic>
              </wp:inline>
            </w:drawing>
          </w:r>
        </w:del>
      </w:moveFrom>
    </w:p>
    <w:p w14:paraId="1819335E" w14:textId="67D35685" w:rsidR="007D1598" w:rsidDel="00D57127" w:rsidRDefault="007D1598" w:rsidP="007D1598">
      <w:pPr>
        <w:pStyle w:val="ListParagraph"/>
        <w:keepNext/>
        <w:numPr>
          <w:ilvl w:val="0"/>
          <w:numId w:val="29"/>
        </w:numPr>
        <w:rPr>
          <w:del w:id="51" w:author="Bob Muller" w:date="2015-05-12T13:42:00Z"/>
        </w:rPr>
      </w:pPr>
      <w:moveFrom w:id="52" w:author="Bob Muller" w:date="2015-05-09T06:00:00Z">
        <w:del w:id="53" w:author="Bob Muller" w:date="2015-05-12T13:42:00Z">
          <w:r w:rsidRPr="0087475A" w:rsidDel="00D57127">
            <w:rPr>
              <w:b/>
            </w:rPr>
            <w:delText>Partner:</w:delText>
          </w:r>
          <w:r w:rsidDel="00D57127">
            <w:delText xml:space="preserve"> a system comprising a unit for subscription, authentication, and authorization</w:delText>
          </w:r>
        </w:del>
      </w:moveFrom>
    </w:p>
    <w:p w14:paraId="4CEF173B" w14:textId="7A289420" w:rsidR="00C076DB" w:rsidDel="00D57127" w:rsidRDefault="00C076DB" w:rsidP="00C076DB">
      <w:pPr>
        <w:pStyle w:val="ListParagraph"/>
        <w:keepNext/>
        <w:numPr>
          <w:ilvl w:val="1"/>
          <w:numId w:val="29"/>
        </w:numPr>
        <w:rPr>
          <w:del w:id="54" w:author="Bob Muller" w:date="2015-05-12T13:42:00Z"/>
        </w:rPr>
      </w:pPr>
      <w:moveFrom w:id="55" w:author="Bob Muller" w:date="2015-05-09T06:00:00Z">
        <w:del w:id="56" w:author="Bob Muller" w:date="2015-05-12T13:42:00Z">
          <w:r w:rsidRPr="0087475A" w:rsidDel="00D57127">
            <w:rPr>
              <w:i/>
            </w:rPr>
            <w:delText>partnerId:</w:delText>
          </w:r>
          <w:r w:rsidDel="00D57127">
            <w:delText xml:space="preserve"> unique identifier for the partner (key)</w:delText>
          </w:r>
        </w:del>
      </w:moveFrom>
    </w:p>
    <w:p w14:paraId="6C30934E" w14:textId="3ABB2A40" w:rsidR="007D1598" w:rsidDel="00D57127" w:rsidRDefault="007D1598" w:rsidP="007D1598">
      <w:pPr>
        <w:pStyle w:val="ListParagraph"/>
        <w:numPr>
          <w:ilvl w:val="1"/>
          <w:numId w:val="29"/>
        </w:numPr>
        <w:rPr>
          <w:del w:id="57" w:author="Bob Muller" w:date="2015-05-12T13:42:00Z"/>
        </w:rPr>
      </w:pPr>
      <w:moveFrom w:id="58" w:author="Bob Muller" w:date="2015-05-09T06:00:00Z">
        <w:del w:id="59" w:author="Bob Muller" w:date="2015-05-12T13:42:00Z">
          <w:r w:rsidRPr="0087475A" w:rsidDel="00D57127">
            <w:rPr>
              <w:i/>
            </w:rPr>
            <w:delText>name:</w:delText>
          </w:r>
          <w:r w:rsidDel="00D57127">
            <w:delText xml:space="preserve"> the name of the partner</w:delText>
          </w:r>
        </w:del>
      </w:moveFrom>
    </w:p>
    <w:p w14:paraId="11AAB3CE" w14:textId="0682FFED" w:rsidR="008C029A" w:rsidDel="00D57127" w:rsidRDefault="008C029A" w:rsidP="008C029A">
      <w:pPr>
        <w:pStyle w:val="ListParagraph"/>
        <w:keepNext/>
        <w:numPr>
          <w:ilvl w:val="0"/>
          <w:numId w:val="29"/>
        </w:numPr>
        <w:rPr>
          <w:del w:id="60" w:author="Bob Muller" w:date="2015-05-12T13:42:00Z"/>
        </w:rPr>
      </w:pPr>
      <w:moveFrom w:id="61" w:author="Bob Muller" w:date="2015-05-09T06:00:00Z">
        <w:del w:id="62" w:author="Bob Muller" w:date="2015-05-12T13:42:00Z">
          <w:r w:rsidDel="00D57127">
            <w:rPr>
              <w:b/>
            </w:rPr>
            <w:delText>PartnerPattern</w:delText>
          </w:r>
          <w:r w:rsidRPr="0087475A" w:rsidDel="00D57127">
            <w:rPr>
              <w:b/>
            </w:rPr>
            <w:delText>:</w:delText>
          </w:r>
          <w:r w:rsidDel="00D57127">
            <w:delText xml:space="preserve"> </w:delText>
          </w:r>
          <w:r w:rsidRPr="008C029A" w:rsidDel="00D57127">
            <w:delText>A regular expression pattern that identifies a set of URIs for the partner system; the complete set of patterns for the partner defines the complete set of URIs for the partner system</w:delText>
          </w:r>
        </w:del>
      </w:moveFrom>
    </w:p>
    <w:p w14:paraId="5CC08F58" w14:textId="384BE5A7" w:rsidR="008C029A" w:rsidDel="00D57127" w:rsidRDefault="008C029A" w:rsidP="008C029A">
      <w:pPr>
        <w:pStyle w:val="ListParagraph"/>
        <w:keepNext/>
        <w:numPr>
          <w:ilvl w:val="1"/>
          <w:numId w:val="29"/>
        </w:numPr>
        <w:rPr>
          <w:del w:id="63" w:author="Bob Muller" w:date="2015-05-12T13:42:00Z"/>
        </w:rPr>
      </w:pPr>
      <w:moveFrom w:id="64" w:author="Bob Muller" w:date="2015-05-09T06:00:00Z">
        <w:del w:id="65" w:author="Bob Muller" w:date="2015-05-12T13:42:00Z">
          <w:r w:rsidRPr="0087475A" w:rsidDel="00D57127">
            <w:rPr>
              <w:i/>
            </w:rPr>
            <w:delText>partnerId:</w:delText>
          </w:r>
          <w:r w:rsidDel="00D57127">
            <w:delText xml:space="preserve"> unique identifier for the partner (key)</w:delText>
          </w:r>
        </w:del>
      </w:moveFrom>
    </w:p>
    <w:p w14:paraId="624814EF" w14:textId="77009A4F" w:rsidR="008C029A" w:rsidDel="00D57127" w:rsidRDefault="008C029A" w:rsidP="008C029A">
      <w:pPr>
        <w:pStyle w:val="ListParagraph"/>
        <w:numPr>
          <w:ilvl w:val="1"/>
          <w:numId w:val="29"/>
        </w:numPr>
        <w:rPr>
          <w:del w:id="66" w:author="Bob Muller" w:date="2015-05-12T13:42:00Z"/>
        </w:rPr>
      </w:pPr>
      <w:moveFrom w:id="67" w:author="Bob Muller" w:date="2015-05-09T06:00:00Z">
        <w:del w:id="68" w:author="Bob Muller" w:date="2015-05-12T13:42:00Z">
          <w:r w:rsidDel="00D57127">
            <w:rPr>
              <w:i/>
            </w:rPr>
            <w:delText>pattern</w:delText>
          </w:r>
          <w:r w:rsidRPr="0087475A" w:rsidDel="00D57127">
            <w:rPr>
              <w:i/>
            </w:rPr>
            <w:delText>:</w:delText>
          </w:r>
          <w:r w:rsidDel="00D57127">
            <w:delText xml:space="preserve"> the regular expression that matches a set of URIs for the partner site (key)</w:delText>
          </w:r>
        </w:del>
      </w:moveFrom>
    </w:p>
    <w:p w14:paraId="7CD57E17" w14:textId="3FAF3591" w:rsidR="005118FC" w:rsidDel="00D57127" w:rsidRDefault="005118FC" w:rsidP="005118FC">
      <w:pPr>
        <w:pStyle w:val="ListParagraph"/>
        <w:keepNext/>
        <w:numPr>
          <w:ilvl w:val="0"/>
          <w:numId w:val="29"/>
        </w:numPr>
        <w:rPr>
          <w:del w:id="69" w:author="Bob Muller" w:date="2015-05-12T13:42:00Z"/>
        </w:rPr>
      </w:pPr>
      <w:moveFrom w:id="70" w:author="Bob Muller" w:date="2015-05-09T06:00:00Z">
        <w:del w:id="71" w:author="Bob Muller" w:date="2015-05-12T13:42:00Z">
          <w:r w:rsidRPr="005118FC" w:rsidDel="00D57127">
            <w:rPr>
              <w:b/>
            </w:rPr>
            <w:delText>SubscriptionTerm:</w:delText>
          </w:r>
          <w:r w:rsidDel="00D57127">
            <w:delText xml:space="preserve"> </w:delText>
          </w:r>
          <w:r w:rsidRPr="007D1598" w:rsidDel="00D57127">
            <w:delText xml:space="preserve">A standardized period of time and price for </w:delText>
          </w:r>
          <w:r w:rsidDel="00D57127">
            <w:delText>subscriptions to a partner's system; used to provide the list of terms for subscribing for individuals</w:delText>
          </w:r>
        </w:del>
      </w:moveFrom>
    </w:p>
    <w:p w14:paraId="25532BAC" w14:textId="2F8C6114" w:rsidR="005118FC" w:rsidDel="00D57127" w:rsidRDefault="005118FC" w:rsidP="005118FC">
      <w:pPr>
        <w:pStyle w:val="ListParagraph"/>
        <w:keepNext/>
        <w:numPr>
          <w:ilvl w:val="1"/>
          <w:numId w:val="29"/>
        </w:numPr>
        <w:rPr>
          <w:del w:id="72" w:author="Bob Muller" w:date="2015-05-12T13:42:00Z"/>
        </w:rPr>
      </w:pPr>
      <w:moveFrom w:id="73" w:author="Bob Muller" w:date="2015-05-09T06:00:00Z">
        <w:del w:id="74" w:author="Bob Muller" w:date="2015-05-12T13:42:00Z">
          <w:r w:rsidRPr="005118FC" w:rsidDel="00D57127">
            <w:rPr>
              <w:i/>
            </w:rPr>
            <w:delText>subscriptionTermId:</w:delText>
          </w:r>
          <w:r w:rsidDel="00D57127">
            <w:delText xml:space="preserve"> unique identifier for the term (key)</w:delText>
          </w:r>
        </w:del>
      </w:moveFrom>
    </w:p>
    <w:p w14:paraId="6560B5CF" w14:textId="2657514D" w:rsidR="005118FC" w:rsidDel="00D57127" w:rsidRDefault="005118FC" w:rsidP="005118FC">
      <w:pPr>
        <w:pStyle w:val="ListParagraph"/>
        <w:keepNext/>
        <w:numPr>
          <w:ilvl w:val="1"/>
          <w:numId w:val="29"/>
        </w:numPr>
        <w:rPr>
          <w:del w:id="75" w:author="Bob Muller" w:date="2015-05-12T13:42:00Z"/>
        </w:rPr>
      </w:pPr>
      <w:moveFrom w:id="76" w:author="Bob Muller" w:date="2015-05-09T06:00:00Z">
        <w:del w:id="77" w:author="Bob Muller" w:date="2015-05-12T13:42:00Z">
          <w:r w:rsidRPr="005118FC" w:rsidDel="00D57127">
            <w:rPr>
              <w:i/>
            </w:rPr>
            <w:delText>partnerId:</w:delText>
          </w:r>
          <w:r w:rsidDel="00D57127">
            <w:delText xml:space="preserve"> the partner to which the term applies</w:delText>
          </w:r>
        </w:del>
      </w:moveFrom>
    </w:p>
    <w:p w14:paraId="02BF2DF2" w14:textId="4646040D" w:rsidR="005118FC" w:rsidDel="00D57127" w:rsidRDefault="005118FC" w:rsidP="005118FC">
      <w:pPr>
        <w:pStyle w:val="ListParagraph"/>
        <w:keepNext/>
        <w:numPr>
          <w:ilvl w:val="1"/>
          <w:numId w:val="29"/>
        </w:numPr>
        <w:rPr>
          <w:del w:id="78" w:author="Bob Muller" w:date="2015-05-12T13:42:00Z"/>
        </w:rPr>
      </w:pPr>
      <w:moveFrom w:id="79" w:author="Bob Muller" w:date="2015-05-09T06:00:00Z">
        <w:del w:id="80" w:author="Bob Muller" w:date="2015-05-12T13:42:00Z">
          <w:r w:rsidRPr="005118FC" w:rsidDel="00D57127">
            <w:rPr>
              <w:i/>
            </w:rPr>
            <w:delText>period:</w:delText>
          </w:r>
          <w:r w:rsidDel="00D57127">
            <w:delText xml:space="preserve"> </w:delText>
          </w:r>
          <w:r w:rsidRPr="00C076DB" w:rsidDel="00D57127">
            <w:delText xml:space="preserve">the period of time for which a subscription allows access to a partner </w:delText>
          </w:r>
        </w:del>
      </w:moveFrom>
    </w:p>
    <w:p w14:paraId="7B5242D3" w14:textId="695E30A9" w:rsidR="005118FC" w:rsidDel="00D57127" w:rsidRDefault="005118FC" w:rsidP="005118FC">
      <w:pPr>
        <w:pStyle w:val="ListParagraph"/>
        <w:keepNext/>
        <w:numPr>
          <w:ilvl w:val="1"/>
          <w:numId w:val="29"/>
        </w:numPr>
        <w:rPr>
          <w:del w:id="81" w:author="Bob Muller" w:date="2015-05-12T13:42:00Z"/>
        </w:rPr>
      </w:pPr>
      <w:moveFrom w:id="82" w:author="Bob Muller" w:date="2015-05-09T06:00:00Z">
        <w:del w:id="83" w:author="Bob Muller" w:date="2015-05-12T13:42:00Z">
          <w:r w:rsidRPr="005118FC" w:rsidDel="00D57127">
            <w:rPr>
              <w:i/>
            </w:rPr>
            <w:delText>price:</w:delText>
          </w:r>
          <w:r w:rsidDel="00D57127">
            <w:delText xml:space="preserve"> the price for a </w:delText>
          </w:r>
          <w:r w:rsidRPr="00C076DB" w:rsidDel="00D57127">
            <w:delText>subscription for this term</w:delText>
          </w:r>
        </w:del>
      </w:moveFrom>
    </w:p>
    <w:p w14:paraId="1DDA956A" w14:textId="58971AF4" w:rsidR="005118FC" w:rsidDel="00D57127" w:rsidRDefault="005118FC" w:rsidP="004931A9">
      <w:pPr>
        <w:pStyle w:val="ListParagraph"/>
        <w:numPr>
          <w:ilvl w:val="1"/>
          <w:numId w:val="29"/>
        </w:numPr>
        <w:rPr>
          <w:del w:id="84" w:author="Bob Muller" w:date="2015-05-12T13:42:00Z"/>
        </w:rPr>
      </w:pPr>
      <w:moveFrom w:id="85" w:author="Bob Muller" w:date="2015-05-09T06:00:00Z">
        <w:del w:id="86" w:author="Bob Muller" w:date="2015-05-12T13:42:00Z">
          <w:r w:rsidRPr="00485693" w:rsidDel="00D57127">
            <w:rPr>
              <w:i/>
            </w:rPr>
            <w:delText>groupDiscountPercentage:</w:delText>
          </w:r>
          <w:r w:rsidDel="00D57127">
            <w:delText xml:space="preserve"> </w:delText>
          </w:r>
          <w:r w:rsidRPr="00C076DB" w:rsidDel="00D57127">
            <w:delText xml:space="preserve">the discount for this term for a group subscription expressed as a </w:delText>
          </w:r>
          <w:r w:rsidDel="00D57127">
            <w:delText>decimal number with 2 significant digits past the decimal point</w:delText>
          </w:r>
        </w:del>
      </w:moveFrom>
    </w:p>
    <w:p w14:paraId="0435089F" w14:textId="1A2A00B1" w:rsidR="008C029A" w:rsidDel="00D57127" w:rsidRDefault="008C029A" w:rsidP="00D57127">
      <w:pPr>
        <w:keepNext/>
        <w:rPr>
          <w:del w:id="87" w:author="Bob Muller" w:date="2015-05-12T13:43:00Z"/>
        </w:rPr>
        <w:pPrChange w:id="88" w:author="Bob Muller" w:date="2015-05-12T13:42:00Z">
          <w:pPr/>
        </w:pPrChange>
      </w:pPr>
    </w:p>
    <w:p w14:paraId="5066E8F6" w14:textId="434B7D10" w:rsidR="004A062D" w:rsidRDefault="004A062D" w:rsidP="004A062D">
      <w:pPr>
        <w:pStyle w:val="Heading1"/>
      </w:pPr>
      <w:bookmarkStart w:id="89" w:name="_Meter"/>
      <w:bookmarkStart w:id="90" w:name="_GoBack"/>
      <w:bookmarkEnd w:id="89"/>
      <w:bookmarkEnd w:id="90"/>
      <w:moveFromRangeEnd w:id="42"/>
      <w:r>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w:t>
      </w:r>
      <w:proofErr w:type="spellStart"/>
      <w:r>
        <w:t>ip</w:t>
      </w:r>
      <w:proofErr w:type="spellEnd"/>
      <w:r>
        <w:t>-address counts and a set of limits to enforce on those counts. The user accesses the system, which increments the counts and enforces the limits.</w:t>
      </w:r>
    </w:p>
    <w:p w14:paraId="54DD9DE0" w14:textId="7812D5EC" w:rsidR="007D1598" w:rsidRDefault="00D14F74" w:rsidP="004A062D">
      <w:del w:id="91" w:author="Bob Muller" w:date="2015-05-09T06:43:00Z">
        <w:r w:rsidDel="00D83ECF">
          <w:rPr>
            <w:noProof/>
          </w:rPr>
          <w:drawing>
            <wp:inline distT="0" distB="0" distL="0" distR="0" wp14:anchorId="2CE1D5FA" wp14:editId="76B81A9F">
              <wp:extent cx="4914900" cy="3114146"/>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7">
                        <a:extLst>
                          <a:ext uri="{28A0092B-C50C-407E-A947-70E740481C1C}">
                            <a14:useLocalDpi xmlns:a14="http://schemas.microsoft.com/office/drawing/2010/main" val="0"/>
                          </a:ext>
                        </a:extLst>
                      </a:blip>
                      <a:stretch>
                        <a:fillRect/>
                      </a:stretch>
                    </pic:blipFill>
                    <pic:spPr>
                      <a:xfrm>
                        <a:off x="0" y="0"/>
                        <a:ext cx="4917506" cy="3115797"/>
                      </a:xfrm>
                      <a:prstGeom prst="rect">
                        <a:avLst/>
                      </a:prstGeom>
                    </pic:spPr>
                  </pic:pic>
                </a:graphicData>
              </a:graphic>
            </wp:inline>
          </w:drawing>
        </w:r>
      </w:del>
      <w:ins w:id="92" w:author="Bob Muller" w:date="2015-05-09T06:43:00Z">
        <w:r w:rsidR="00D83ECF">
          <w:rPr>
            <w:noProof/>
          </w:rPr>
          <w:drawing>
            <wp:inline distT="0" distB="0" distL="0" distR="0" wp14:anchorId="05A5A8B0" wp14:editId="18693DDA">
              <wp:extent cx="5943600" cy="3765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8">
                        <a:extLst>
                          <a:ext uri="{28A0092B-C50C-407E-A947-70E740481C1C}">
                            <a14:useLocalDpi xmlns:a14="http://schemas.microsoft.com/office/drawing/2010/main" val="0"/>
                          </a:ext>
                        </a:extLst>
                      </a:blip>
                      <a:stretch>
                        <a:fillRect/>
                      </a:stretch>
                    </pic:blipFill>
                    <pic:spPr>
                      <a:xfrm>
                        <a:off x="0" y="0"/>
                        <a:ext cx="5945571" cy="3767193"/>
                      </a:xfrm>
                      <a:prstGeom prst="rect">
                        <a:avLst/>
                      </a:prstGeom>
                    </pic:spPr>
                  </pic:pic>
                </a:graphicData>
              </a:graphic>
            </wp:inline>
          </w:drawing>
        </w:r>
      </w:ins>
    </w:p>
    <w:p w14:paraId="54FE8B97" w14:textId="1A32B58C" w:rsidR="007D1598" w:rsidRDefault="007D1598" w:rsidP="007D1598">
      <w:pPr>
        <w:pStyle w:val="ListParagraph"/>
        <w:keepNext/>
        <w:numPr>
          <w:ilvl w:val="0"/>
          <w:numId w:val="29"/>
        </w:numPr>
      </w:pPr>
      <w:proofErr w:type="spellStart"/>
      <w:r w:rsidRPr="00FD3010">
        <w:rPr>
          <w:b/>
        </w:rPr>
        <w:lastRenderedPageBreak/>
        <w:t>IpCount</w:t>
      </w:r>
      <w:proofErr w:type="spellEnd"/>
      <w:r w:rsidRPr="00FD3010">
        <w:rPr>
          <w:b/>
        </w:rPr>
        <w:t>:</w:t>
      </w:r>
      <w:r>
        <w:t xml:space="preserve"> the number of accesses by a specific IP address to partner resources</w:t>
      </w:r>
    </w:p>
    <w:p w14:paraId="26B792A3" w14:textId="644675C4" w:rsidR="007D1598" w:rsidRDefault="007D1598" w:rsidP="007D1598">
      <w:pPr>
        <w:pStyle w:val="ListParagraph"/>
        <w:keepNext/>
        <w:numPr>
          <w:ilvl w:val="1"/>
          <w:numId w:val="29"/>
        </w:numPr>
      </w:pPr>
      <w:proofErr w:type="spellStart"/>
      <w:proofErr w:type="gramStart"/>
      <w:r w:rsidRPr="00FD3010">
        <w:rPr>
          <w:i/>
        </w:rPr>
        <w:t>ip</w:t>
      </w:r>
      <w:proofErr w:type="spellEnd"/>
      <w:proofErr w:type="gramEnd"/>
      <w:r w:rsidRPr="00FD3010">
        <w:rPr>
          <w:i/>
        </w:rPr>
        <w:t>:</w:t>
      </w:r>
      <w:r>
        <w:t xml:space="preserve"> the IP address</w:t>
      </w:r>
      <w:r w:rsidR="00C076DB">
        <w:t xml:space="preserve"> (key)</w:t>
      </w:r>
    </w:p>
    <w:p w14:paraId="6B81309C" w14:textId="718D6C48" w:rsidR="007D1598" w:rsidRDefault="007D1598" w:rsidP="007D1598">
      <w:pPr>
        <w:pStyle w:val="ListParagraph"/>
        <w:numPr>
          <w:ilvl w:val="1"/>
          <w:numId w:val="29"/>
        </w:numPr>
      </w:pPr>
      <w:proofErr w:type="gramStart"/>
      <w:r w:rsidRPr="00FD3010">
        <w:rPr>
          <w:i/>
        </w:rPr>
        <w:t>count</w:t>
      </w:r>
      <w:proofErr w:type="gramEnd"/>
      <w:r w:rsidRPr="00FD3010">
        <w:rPr>
          <w:i/>
        </w:rPr>
        <w:t>:</w:t>
      </w:r>
      <w:r>
        <w:t xml:space="preserve"> the number of accesses</w:t>
      </w:r>
    </w:p>
    <w:p w14:paraId="7EA131F8" w14:textId="1A2208C8" w:rsidR="007D1598" w:rsidRDefault="007D1598" w:rsidP="007D1598">
      <w:pPr>
        <w:pStyle w:val="ListParagraph"/>
        <w:keepNext/>
        <w:numPr>
          <w:ilvl w:val="0"/>
          <w:numId w:val="29"/>
        </w:numPr>
      </w:pPr>
      <w:proofErr w:type="spellStart"/>
      <w:r w:rsidRPr="00FD3010">
        <w:rPr>
          <w:b/>
        </w:rPr>
        <w:t>LimitValue</w:t>
      </w:r>
      <w:proofErr w:type="spellEnd"/>
      <w:r w:rsidRPr="00FD3010">
        <w:rPr>
          <w:b/>
        </w:rPr>
        <w:t>:</w:t>
      </w:r>
      <w:r>
        <w:t xml:space="preserve"> a named limit on the IP address count for a specific partner</w:t>
      </w:r>
    </w:p>
    <w:p w14:paraId="597FF8F2" w14:textId="7E20D743" w:rsidR="007D1598" w:rsidRDefault="007D1598" w:rsidP="007D1598">
      <w:pPr>
        <w:pStyle w:val="ListParagraph"/>
        <w:keepNext/>
        <w:numPr>
          <w:ilvl w:val="1"/>
          <w:numId w:val="29"/>
        </w:numPr>
      </w:pPr>
      <w:proofErr w:type="gramStart"/>
      <w:r w:rsidRPr="00FD3010">
        <w:rPr>
          <w:i/>
        </w:rPr>
        <w:t>name</w:t>
      </w:r>
      <w:proofErr w:type="gramEnd"/>
      <w:r w:rsidRPr="00FD3010">
        <w:rPr>
          <w:i/>
        </w:rPr>
        <w:t>:</w:t>
      </w:r>
      <w:r>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proofErr w:type="gramStart"/>
      <w:r w:rsidRPr="00FD3010">
        <w:rPr>
          <w:i/>
        </w:rPr>
        <w:t>value</w:t>
      </w:r>
      <w:proofErr w:type="gramEnd"/>
      <w:r w:rsidRPr="00FD3010">
        <w:rPr>
          <w:i/>
        </w:rPr>
        <w:t>:</w:t>
      </w:r>
      <w:r>
        <w:t xml:space="preserve"> the number of accesses at which the limit applies</w:t>
      </w:r>
    </w:p>
    <w:p w14:paraId="0E17D4CD" w14:textId="05253C89" w:rsidR="004A062D" w:rsidRDefault="004A062D" w:rsidP="004A062D">
      <w:pPr>
        <w:pStyle w:val="Heading1"/>
      </w:pPr>
      <w:bookmarkStart w:id="93" w:name="_Subscription"/>
      <w:bookmarkStart w:id="94" w:name="_Subscription_1"/>
      <w:bookmarkEnd w:id="93"/>
      <w:bookmarkEnd w:id="94"/>
      <w:r>
        <w:t>Subscription</w:t>
      </w:r>
    </w:p>
    <w:p w14:paraId="47F020D9" w14:textId="18F68A0F"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del w:id="95" w:author="Bob Muller" w:date="2015-05-09T06:09:00Z">
        <w:r w:rsidDel="00E67C53">
          <w:delText>The subscription has a term and a set of payments.</w:delText>
        </w:r>
        <w:r w:rsidR="009A42F0" w:rsidDel="00E67C53">
          <w:delText xml:space="preserve"> A </w:delText>
        </w:r>
        <w:r w:rsidR="009A42F0" w:rsidRPr="00AC57BE" w:rsidDel="00E67C53">
          <w:rPr>
            <w:i/>
          </w:rPr>
          <w:delText>subscription term</w:delText>
        </w:r>
        <w:r w:rsidR="009A42F0" w:rsidDel="00E67C53">
          <w:delText xml:space="preserve"> is a standardized time period and price for access to a system.</w:delText>
        </w:r>
        <w:r w:rsidR="00AC57BE" w:rsidDel="00E67C53">
          <w:delText xml:space="preserve"> A </w:delText>
        </w:r>
        <w:r w:rsidR="00AC57BE" w:rsidRPr="00AC57BE" w:rsidDel="00E67C53">
          <w:rPr>
            <w:i/>
          </w:rPr>
          <w:delText>payment</w:delText>
        </w:r>
        <w:r w:rsidR="00AC57BE" w:rsidDel="00E67C53">
          <w:delText xml:space="preserve"> is a specific monetary payment for a subscription.</w:delText>
        </w:r>
      </w:del>
      <w:ins w:id="96" w:author="Bob Muller" w:date="2015-05-09T06:09:00Z">
        <w:r w:rsidR="00E67C53">
          <w:t>A subscription has a set of transactions (initial subscription, renewal, refund).</w:t>
        </w:r>
      </w:ins>
    </w:p>
    <w:p w14:paraId="3B4962AA" w14:textId="3F6EC93E" w:rsidR="007D1598" w:rsidRDefault="000B296A" w:rsidP="00ED52F4">
      <w:del w:id="97" w:author="Bob Muller" w:date="2015-05-09T06:43:00Z">
        <w:r w:rsidDel="00D83ECF">
          <w:rPr>
            <w:noProof/>
          </w:rPr>
          <w:drawing>
            <wp:inline distT="0" distB="0" distL="0" distR="0" wp14:anchorId="5508A953" wp14:editId="15C408B8">
              <wp:extent cx="5943600" cy="411346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9">
                        <a:extLst>
                          <a:ext uri="{28A0092B-C50C-407E-A947-70E740481C1C}">
                            <a14:useLocalDpi xmlns:a14="http://schemas.microsoft.com/office/drawing/2010/main" val="0"/>
                          </a:ext>
                        </a:extLst>
                      </a:blip>
                      <a:stretch>
                        <a:fillRect/>
                      </a:stretch>
                    </pic:blipFill>
                    <pic:spPr>
                      <a:xfrm>
                        <a:off x="0" y="0"/>
                        <a:ext cx="5945470" cy="4114755"/>
                      </a:xfrm>
                      <a:prstGeom prst="rect">
                        <a:avLst/>
                      </a:prstGeom>
                    </pic:spPr>
                  </pic:pic>
                </a:graphicData>
              </a:graphic>
            </wp:inline>
          </w:drawing>
        </w:r>
      </w:del>
      <w:ins w:id="98" w:author="Bob Muller" w:date="2015-05-09T06:44:00Z">
        <w:r w:rsidR="00D83ECF">
          <w:rPr>
            <w:noProof/>
          </w:rPr>
          <w:drawing>
            <wp:inline distT="0" distB="0" distL="0" distR="0" wp14:anchorId="182B1941" wp14:editId="5C055B37">
              <wp:extent cx="5943600" cy="4054017"/>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20">
                        <a:extLst>
                          <a:ext uri="{28A0092B-C50C-407E-A947-70E740481C1C}">
                            <a14:useLocalDpi xmlns:a14="http://schemas.microsoft.com/office/drawing/2010/main" val="0"/>
                          </a:ext>
                        </a:extLst>
                      </a:blip>
                      <a:stretch>
                        <a:fillRect/>
                      </a:stretch>
                    </pic:blipFill>
                    <pic:spPr>
                      <a:xfrm>
                        <a:off x="0" y="0"/>
                        <a:ext cx="5945174" cy="4055091"/>
                      </a:xfrm>
                      <a:prstGeom prst="rect">
                        <a:avLst/>
                      </a:prstGeom>
                    </pic:spPr>
                  </pic:pic>
                </a:graphicData>
              </a:graphic>
            </wp:inline>
          </w:drawing>
        </w:r>
      </w:ins>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5CA54E1E" w14:textId="4CB2C118" w:rsidR="000B296A" w:rsidRDefault="000B296A" w:rsidP="00C076DB">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B80B738" w14:textId="12879F7C" w:rsidR="00C076DB" w:rsidRDefault="00C076DB" w:rsidP="00C076DB">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w:t>
      </w:r>
      <w:r w:rsidR="000B296A">
        <w:t xml:space="preserve"> for the subscribing party</w:t>
      </w:r>
    </w:p>
    <w:p w14:paraId="1401E698" w14:textId="25867CB3" w:rsidR="00C076DB" w:rsidRDefault="00C076DB" w:rsidP="00C076DB">
      <w:pPr>
        <w:pStyle w:val="ListParagraph"/>
        <w:keepNext/>
        <w:numPr>
          <w:ilvl w:val="1"/>
          <w:numId w:val="30"/>
        </w:numPr>
      </w:pPr>
      <w:proofErr w:type="spellStart"/>
      <w:proofErr w:type="gramStart"/>
      <w:r w:rsidRPr="000B296A">
        <w:rPr>
          <w:i/>
        </w:rPr>
        <w:t>par</w:t>
      </w:r>
      <w:r w:rsidR="000B296A" w:rsidRPr="000B296A">
        <w:rPr>
          <w:i/>
        </w:rPr>
        <w:t>tnerId</w:t>
      </w:r>
      <w:proofErr w:type="spellEnd"/>
      <w:proofErr w:type="gramEnd"/>
      <w:r w:rsidRPr="000B296A">
        <w:rPr>
          <w:i/>
        </w:rPr>
        <w:t>:</w:t>
      </w:r>
      <w:r>
        <w:t xml:space="preserve"> the unique identifier for the</w:t>
      </w:r>
      <w:r w:rsidR="000B296A">
        <w:t xml:space="preserve"> subscribed partner system</w:t>
      </w:r>
    </w:p>
    <w:p w14:paraId="00A888F6" w14:textId="2275DFF2" w:rsidR="00C076DB" w:rsidRDefault="00C076DB" w:rsidP="00C076DB">
      <w:pPr>
        <w:pStyle w:val="ListParagraph"/>
        <w:keepNext/>
        <w:numPr>
          <w:ilvl w:val="1"/>
          <w:numId w:val="30"/>
        </w:numPr>
      </w:pPr>
      <w:proofErr w:type="spellStart"/>
      <w:proofErr w:type="gramStart"/>
      <w:r w:rsidRPr="000B296A">
        <w:rPr>
          <w:i/>
        </w:rPr>
        <w:t>startDate</w:t>
      </w:r>
      <w:proofErr w:type="spellEnd"/>
      <w:proofErr w:type="gramEnd"/>
      <w:r w:rsidRPr="000B296A">
        <w:rPr>
          <w:i/>
        </w:rPr>
        <w:t>:</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proofErr w:type="spellStart"/>
      <w:proofErr w:type="gramStart"/>
      <w:r w:rsidRPr="000B296A">
        <w:rPr>
          <w:i/>
        </w:rPr>
        <w:t>endDate</w:t>
      </w:r>
      <w:proofErr w:type="spellEnd"/>
      <w:proofErr w:type="gramEnd"/>
      <w:r w:rsidRPr="000B296A">
        <w:rPr>
          <w:i/>
        </w:rPr>
        <w:t>:</w:t>
      </w:r>
      <w:r>
        <w:t xml:space="preserve"> </w:t>
      </w:r>
      <w:r w:rsidRPr="00C076DB">
        <w:t>the date and time at which the subscription ends</w:t>
      </w:r>
    </w:p>
    <w:p w14:paraId="3B88F0FE" w14:textId="4434541F" w:rsidR="00F83E4A" w:rsidRDefault="00F83E4A" w:rsidP="00F83E4A">
      <w:pPr>
        <w:pStyle w:val="ListParagraph"/>
        <w:keepNext/>
        <w:numPr>
          <w:ilvl w:val="0"/>
          <w:numId w:val="30"/>
        </w:numPr>
      </w:pPr>
      <w:proofErr w:type="spellStart"/>
      <w:r w:rsidRPr="000B296A">
        <w:rPr>
          <w:b/>
        </w:rPr>
        <w:lastRenderedPageBreak/>
        <w:t>Subscription</w:t>
      </w:r>
      <w:r>
        <w:rPr>
          <w:b/>
        </w:rPr>
        <w:t>Transaction</w:t>
      </w:r>
      <w:proofErr w:type="spellEnd"/>
      <w:r w:rsidRPr="000B296A">
        <w:rPr>
          <w:b/>
        </w:rPr>
        <w:t>:</w:t>
      </w:r>
      <w:r>
        <w:t xml:space="preserve"> A transaction (initial subscription, renewal, subscription refund) for a subscription; this class provides a history of the subscription</w:t>
      </w:r>
    </w:p>
    <w:p w14:paraId="0F921EC3" w14:textId="77777777" w:rsidR="00F83E4A" w:rsidRDefault="00F83E4A" w:rsidP="00F83E4A">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3B2D430" w14:textId="69874134" w:rsidR="00F83E4A" w:rsidRDefault="00F83E4A" w:rsidP="00F83E4A">
      <w:pPr>
        <w:pStyle w:val="ListParagraph"/>
        <w:keepNext/>
        <w:numPr>
          <w:ilvl w:val="1"/>
          <w:numId w:val="30"/>
        </w:numPr>
      </w:pPr>
      <w:proofErr w:type="spellStart"/>
      <w:proofErr w:type="gramStart"/>
      <w:r>
        <w:rPr>
          <w:i/>
        </w:rPr>
        <w:t>transactionDate</w:t>
      </w:r>
      <w:proofErr w:type="spellEnd"/>
      <w:proofErr w:type="gramEnd"/>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proofErr w:type="spellStart"/>
      <w:proofErr w:type="gramStart"/>
      <w:r w:rsidRPr="008341B5">
        <w:rPr>
          <w:i/>
        </w:rPr>
        <w:t>startDate</w:t>
      </w:r>
      <w:proofErr w:type="spellEnd"/>
      <w:proofErr w:type="gramEnd"/>
      <w:r w:rsidRPr="008341B5">
        <w:rPr>
          <w:i/>
        </w:rPr>
        <w:t>:</w:t>
      </w:r>
      <w:r>
        <w:t xml:space="preserve"> as of the transaction date, the date and time of the </w:t>
      </w:r>
      <w:ins w:id="99" w:author="Bob Muller" w:date="2015-05-09T06:17:00Z">
        <w:r w:rsidR="00E67C53">
          <w:t xml:space="preserve">start of the </w:t>
        </w:r>
      </w:ins>
      <w:r>
        <w:t>subscription</w:t>
      </w:r>
    </w:p>
    <w:p w14:paraId="04DD48DA" w14:textId="3F908522" w:rsidR="00F83E4A" w:rsidRDefault="00F83E4A" w:rsidP="00F83E4A">
      <w:pPr>
        <w:pStyle w:val="ListParagraph"/>
        <w:keepNext/>
        <w:numPr>
          <w:ilvl w:val="1"/>
          <w:numId w:val="30"/>
        </w:numPr>
      </w:pPr>
      <w:proofErr w:type="spellStart"/>
      <w:proofErr w:type="gramStart"/>
      <w:r w:rsidRPr="008341B5">
        <w:rPr>
          <w:i/>
        </w:rPr>
        <w:t>endDate</w:t>
      </w:r>
      <w:proofErr w:type="spellEnd"/>
      <w:proofErr w:type="gramEnd"/>
      <w:r w:rsidRPr="008341B5">
        <w:rPr>
          <w:i/>
        </w:rPr>
        <w:t>:</w:t>
      </w:r>
      <w:r>
        <w:t xml:space="preserve"> as of the transaction date, the date and time of the </w:t>
      </w:r>
      <w:ins w:id="100" w:author="Bob Muller" w:date="2015-05-09T06:17:00Z">
        <w:r w:rsidR="00E67C53">
          <w:t xml:space="preserve">end of the </w:t>
        </w:r>
      </w:ins>
      <w:r>
        <w:t>subscription</w:t>
      </w:r>
    </w:p>
    <w:p w14:paraId="1EBA8350" w14:textId="30F9216C" w:rsidR="00F83E4A" w:rsidRDefault="00F83E4A" w:rsidP="004931A9">
      <w:pPr>
        <w:pStyle w:val="ListParagraph"/>
        <w:numPr>
          <w:ilvl w:val="1"/>
          <w:numId w:val="30"/>
        </w:numPr>
      </w:pPr>
      <w:proofErr w:type="spellStart"/>
      <w:proofErr w:type="gramStart"/>
      <w:r w:rsidRPr="008341B5">
        <w:rPr>
          <w:i/>
        </w:rPr>
        <w:t>transactionType</w:t>
      </w:r>
      <w:proofErr w:type="spellEnd"/>
      <w:proofErr w:type="gramEnd"/>
      <w:r w:rsidRPr="008341B5">
        <w:rPr>
          <w:i/>
        </w:rPr>
        <w:t>:</w:t>
      </w:r>
      <w:r>
        <w:t xml:space="preserve"> the kind of transaction (Initial, Renewal, Refund)</w:t>
      </w:r>
    </w:p>
    <w:p w14:paraId="42099851" w14:textId="32C8B2A9" w:rsidR="004A062D" w:rsidRDefault="004A062D" w:rsidP="004A062D">
      <w:pPr>
        <w:pStyle w:val="Heading1"/>
      </w:pPr>
      <w:r>
        <w:t>Authentication</w:t>
      </w:r>
    </w:p>
    <w:p w14:paraId="0BC186C5" w14:textId="338D1059" w:rsidR="00E42172" w:rsidRDefault="00E42172" w:rsidP="00E42172">
      <w:r w:rsidRPr="004138B2">
        <w:rPr>
          <w:i/>
        </w:rPr>
        <w:t>Authentication</w:t>
      </w:r>
      <w:r>
        <w:t xml:space="preserve"> is the process of verifying </w:t>
      </w:r>
      <w:r w:rsidR="004138B2">
        <w:t>the identity of a user. The Subscription Management System uses a username-and-password authentication scheme.</w:t>
      </w:r>
    </w:p>
    <w:p w14:paraId="4B05AA02" w14:textId="3357E0A0" w:rsidR="0093051D" w:rsidRPr="00E42172" w:rsidRDefault="0093051D" w:rsidP="00E42172">
      <w:r>
        <w:t>This section is not yet designed.</w:t>
      </w:r>
    </w:p>
    <w:p w14:paraId="264802D3" w14:textId="77777777" w:rsidR="00D83ECF" w:rsidRDefault="00D83ECF">
      <w:pPr>
        <w:spacing w:after="0"/>
        <w:rPr>
          <w:ins w:id="101" w:author="Bob Muller" w:date="2015-05-09T06:45:00Z"/>
          <w:rFonts w:ascii="Arial" w:hAnsi="Arial" w:cs="Arial"/>
          <w:b/>
          <w:bCs/>
          <w:kern w:val="32"/>
          <w:sz w:val="32"/>
          <w:szCs w:val="32"/>
        </w:rPr>
      </w:pPr>
      <w:bookmarkStart w:id="102" w:name="_Authorization"/>
      <w:bookmarkEnd w:id="102"/>
      <w:ins w:id="103" w:author="Bob Muller" w:date="2015-05-09T06:45:00Z">
        <w:r>
          <w:br w:type="page"/>
        </w:r>
      </w:ins>
    </w:p>
    <w:p w14:paraId="009016D6" w14:textId="2C0711F1" w:rsidR="004A062D" w:rsidRDefault="004A062D" w:rsidP="004A062D">
      <w:pPr>
        <w:pStyle w:val="Heading1"/>
      </w:pPr>
      <w:r>
        <w:lastRenderedPageBreak/>
        <w:t>Authorization</w:t>
      </w:r>
    </w:p>
    <w:p w14:paraId="45B8E605" w14:textId="0B9F724B" w:rsidR="004138B2" w:rsidRDefault="004138B2" w:rsidP="00C9296D">
      <w:pPr>
        <w:keepNext/>
      </w:pPr>
      <w:r w:rsidRPr="004138B2">
        <w:rPr>
          <w:i/>
        </w:rPr>
        <w:t>Authorization</w:t>
      </w:r>
      <w:r>
        <w:t xml:space="preserve"> is the process of granting or refusing access to a partner</w:t>
      </w:r>
      <w:del w:id="104" w:author="Bob Muller" w:date="2015-05-09T06:21:00Z">
        <w:r w:rsidDel="005071B7">
          <w:delText xml:space="preserve"> system resource</w:delText>
        </w:r>
      </w:del>
      <w:r>
        <w:t xml:space="preserve">. The Subscription Management System specifies </w:t>
      </w:r>
      <w:del w:id="105" w:author="Bob Muller" w:date="2015-05-09T06:21:00Z">
        <w:r w:rsidDel="005071B7">
          <w:delText xml:space="preserve">resources </w:delText>
        </w:r>
      </w:del>
      <w:ins w:id="106" w:author="Bob Muller" w:date="2015-05-09T06:21:00Z">
        <w:r w:rsidR="005071B7">
          <w:t xml:space="preserve">partners </w:t>
        </w:r>
      </w:ins>
      <w:r>
        <w:t>as sets of URIs identified by regular expression patterns.</w:t>
      </w:r>
    </w:p>
    <w:p w14:paraId="0ED31E75" w14:textId="7FE704DE" w:rsidR="00C9296D" w:rsidRDefault="0093051D" w:rsidP="004138B2">
      <w:del w:id="107" w:author="Bob Muller" w:date="2015-05-09T06:44:00Z">
        <w:r w:rsidDel="00D83ECF">
          <w:rPr>
            <w:noProof/>
          </w:rPr>
          <w:drawing>
            <wp:inline distT="0" distB="0" distL="0" distR="0" wp14:anchorId="79FCF7AD" wp14:editId="30940A92">
              <wp:extent cx="4686300" cy="3868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21">
                        <a:extLst>
                          <a:ext uri="{28A0092B-C50C-407E-A947-70E740481C1C}">
                            <a14:useLocalDpi xmlns:a14="http://schemas.microsoft.com/office/drawing/2010/main" val="0"/>
                          </a:ext>
                        </a:extLst>
                      </a:blip>
                      <a:stretch>
                        <a:fillRect/>
                      </a:stretch>
                    </pic:blipFill>
                    <pic:spPr>
                      <a:xfrm>
                        <a:off x="0" y="0"/>
                        <a:ext cx="4687333" cy="3868911"/>
                      </a:xfrm>
                      <a:prstGeom prst="rect">
                        <a:avLst/>
                      </a:prstGeom>
                    </pic:spPr>
                  </pic:pic>
                </a:graphicData>
              </a:graphic>
            </wp:inline>
          </w:drawing>
        </w:r>
      </w:del>
      <w:ins w:id="108" w:author="Bob Muller" w:date="2015-05-09T06:44:00Z">
        <w:r w:rsidR="00D83ECF">
          <w:rPr>
            <w:noProof/>
          </w:rPr>
          <w:drawing>
            <wp:inline distT="0" distB="0" distL="0" distR="0" wp14:anchorId="5CB2C8A9" wp14:editId="6E36166C">
              <wp:extent cx="5943600" cy="490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21">
                        <a:extLst>
                          <a:ext uri="{28A0092B-C50C-407E-A947-70E740481C1C}">
                            <a14:useLocalDpi xmlns:a14="http://schemas.microsoft.com/office/drawing/2010/main" val="0"/>
                          </a:ext>
                        </a:extLst>
                      </a:blip>
                      <a:stretch>
                        <a:fillRect/>
                      </a:stretch>
                    </pic:blipFill>
                    <pic:spPr>
                      <a:xfrm>
                        <a:off x="0" y="0"/>
                        <a:ext cx="5944911" cy="4906912"/>
                      </a:xfrm>
                      <a:prstGeom prst="rect">
                        <a:avLst/>
                      </a:prstGeom>
                    </pic:spPr>
                  </pic:pic>
                </a:graphicData>
              </a:graphic>
            </wp:inline>
          </w:drawing>
        </w:r>
      </w:ins>
    </w:p>
    <w:p w14:paraId="5444354F" w14:textId="593D5522" w:rsidR="00C9296D" w:rsidRDefault="0093051D" w:rsidP="00C9296D">
      <w:pPr>
        <w:pStyle w:val="ListParagraph"/>
        <w:keepNext/>
        <w:numPr>
          <w:ilvl w:val="0"/>
          <w:numId w:val="31"/>
        </w:numPr>
      </w:pPr>
      <w:proofErr w:type="spellStart"/>
      <w:r>
        <w:rPr>
          <w:b/>
        </w:rPr>
        <w:t>Uri</w:t>
      </w:r>
      <w:r w:rsidR="00C9296D" w:rsidRPr="004931A9">
        <w:rPr>
          <w:b/>
        </w:rPr>
        <w:t>Pattern</w:t>
      </w:r>
      <w:proofErr w:type="spellEnd"/>
      <w:r w:rsidR="00C9296D" w:rsidRPr="004931A9">
        <w:rPr>
          <w:b/>
        </w:rPr>
        <w:t>:</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unique identifier for the pattern (key)</w:t>
      </w:r>
    </w:p>
    <w:p w14:paraId="516CD6B1" w14:textId="51F91E10" w:rsidR="00C9296D" w:rsidRDefault="00C9296D" w:rsidP="00C9296D">
      <w:pPr>
        <w:pStyle w:val="ListParagraph"/>
        <w:numPr>
          <w:ilvl w:val="1"/>
          <w:numId w:val="31"/>
        </w:numPr>
      </w:pPr>
      <w:proofErr w:type="gramStart"/>
      <w:r w:rsidRPr="004931A9">
        <w:rPr>
          <w:i/>
        </w:rPr>
        <w:t>pattern</w:t>
      </w:r>
      <w:proofErr w:type="gramEnd"/>
      <w:r w:rsidRPr="004931A9">
        <w:rPr>
          <w:i/>
        </w:rPr>
        <w:t>:</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proofErr w:type="spellStart"/>
      <w:r w:rsidRPr="004931A9">
        <w:rPr>
          <w:b/>
        </w:rPr>
        <w:t>AccessType</w:t>
      </w:r>
      <w:proofErr w:type="spellEnd"/>
      <w:r w:rsidRPr="004931A9">
        <w:rPr>
          <w:b/>
        </w:rPr>
        <w:t>:</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proofErr w:type="spellStart"/>
      <w:proofErr w:type="gramStart"/>
      <w:r w:rsidRPr="004931A9">
        <w:rPr>
          <w:i/>
        </w:rPr>
        <w:t>accessTypeId</w:t>
      </w:r>
      <w:proofErr w:type="spellEnd"/>
      <w:proofErr w:type="gramEnd"/>
      <w:r w:rsidRPr="004931A9">
        <w:rPr>
          <w:i/>
        </w:rPr>
        <w:t>:</w:t>
      </w:r>
      <w:r>
        <w:t xml:space="preserve"> unique identifier for the access type (key)</w:t>
      </w:r>
    </w:p>
    <w:p w14:paraId="6321D4A1" w14:textId="72F0A911" w:rsidR="00C9296D" w:rsidRDefault="00C9296D" w:rsidP="00C9296D">
      <w:pPr>
        <w:pStyle w:val="ListParagraph"/>
        <w:numPr>
          <w:ilvl w:val="1"/>
          <w:numId w:val="31"/>
        </w:numPr>
      </w:pPr>
      <w:proofErr w:type="gramStart"/>
      <w:r w:rsidRPr="004931A9">
        <w:rPr>
          <w:i/>
        </w:rPr>
        <w:t>name</w:t>
      </w:r>
      <w:proofErr w:type="gramEnd"/>
      <w:r w:rsidRPr="004931A9">
        <w:rPr>
          <w:i/>
        </w:rPr>
        <w:t>:</w:t>
      </w:r>
      <w:r>
        <w:t xml:space="preserve"> the name of the access type</w:t>
      </w:r>
    </w:p>
    <w:p w14:paraId="498B3968" w14:textId="0C5766FA" w:rsidR="00C9296D" w:rsidRDefault="00C9296D" w:rsidP="00C9296D">
      <w:pPr>
        <w:pStyle w:val="ListParagraph"/>
        <w:keepNext/>
        <w:numPr>
          <w:ilvl w:val="0"/>
          <w:numId w:val="31"/>
        </w:numPr>
      </w:pPr>
      <w:proofErr w:type="spellStart"/>
      <w:r w:rsidRPr="004931A9">
        <w:rPr>
          <w:b/>
        </w:rPr>
        <w:t>AccessRule</w:t>
      </w:r>
      <w:proofErr w:type="spellEnd"/>
      <w:r w:rsidRPr="004931A9">
        <w:rPr>
          <w:b/>
        </w:rPr>
        <w:t>:</w:t>
      </w:r>
      <w:r>
        <w:t xml:space="preserve"> </w:t>
      </w:r>
      <w:r w:rsidRPr="00C9296D">
        <w:t>A rule that links a set of URIs to a specific access type</w:t>
      </w:r>
    </w:p>
    <w:p w14:paraId="69ED8AC7" w14:textId="5041373B" w:rsidR="00C9296D" w:rsidRDefault="00C9296D" w:rsidP="00C9296D">
      <w:pPr>
        <w:pStyle w:val="ListParagraph"/>
        <w:keepNext/>
        <w:numPr>
          <w:ilvl w:val="1"/>
          <w:numId w:val="31"/>
        </w:numPr>
      </w:pPr>
      <w:proofErr w:type="spellStart"/>
      <w:proofErr w:type="gramStart"/>
      <w:r w:rsidRPr="004931A9">
        <w:rPr>
          <w:i/>
        </w:rPr>
        <w:t>accessRuleId</w:t>
      </w:r>
      <w:proofErr w:type="spellEnd"/>
      <w:proofErr w:type="gramEnd"/>
      <w:r w:rsidRPr="004931A9">
        <w:rPr>
          <w:i/>
        </w:rPr>
        <w:t>:</w:t>
      </w:r>
      <w:r>
        <w:t xml:space="preserve"> unique identifier for the access type (key)</w:t>
      </w:r>
    </w:p>
    <w:p w14:paraId="58F1D33A" w14:textId="378C82F7"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the set of URIs that trigger the rule</w:t>
      </w:r>
    </w:p>
    <w:p w14:paraId="70F0A022" w14:textId="4FA67B8C" w:rsidR="00C9296D" w:rsidRDefault="00C9296D" w:rsidP="00C9296D">
      <w:pPr>
        <w:pStyle w:val="ListParagraph"/>
        <w:numPr>
          <w:ilvl w:val="1"/>
          <w:numId w:val="31"/>
        </w:numPr>
      </w:pPr>
      <w:proofErr w:type="spellStart"/>
      <w:proofErr w:type="gramStart"/>
      <w:r w:rsidRPr="004931A9">
        <w:rPr>
          <w:i/>
        </w:rPr>
        <w:t>accessTypeId</w:t>
      </w:r>
      <w:proofErr w:type="spellEnd"/>
      <w:proofErr w:type="gramEnd"/>
      <w:r w:rsidRPr="004931A9">
        <w:rPr>
          <w:i/>
        </w:rPr>
        <w:t>:</w:t>
      </w:r>
      <w:r>
        <w:t xml:space="preserve"> the type of access to authorize for the set of URIs</w:t>
      </w:r>
    </w:p>
    <w:p w14:paraId="20F7EF11" w14:textId="629B205D" w:rsidR="0093051D" w:rsidRPr="004138B2" w:rsidRDefault="0093051D" w:rsidP="00C9296D">
      <w:pPr>
        <w:pStyle w:val="ListParagraph"/>
        <w:numPr>
          <w:ilvl w:val="1"/>
          <w:numId w:val="31"/>
        </w:numPr>
      </w:pPr>
      <w:proofErr w:type="spellStart"/>
      <w:proofErr w:type="gramStart"/>
      <w:r w:rsidRPr="0093051D">
        <w:rPr>
          <w:i/>
        </w:rPr>
        <w:t>partnerId</w:t>
      </w:r>
      <w:proofErr w:type="spellEnd"/>
      <w:proofErr w:type="gramEnd"/>
      <w:r w:rsidRPr="0093051D">
        <w:rPr>
          <w:i/>
        </w:rPr>
        <w:t>:</w:t>
      </w:r>
      <w:r>
        <w:t xml:space="preserve"> the partner that owns the rule</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7EF06D00" w:rsidR="004A062D" w:rsidRDefault="004138B2" w:rsidP="00B0137F">
      <w:pPr>
        <w:keepNext/>
      </w:pPr>
      <w:r w:rsidRPr="004138B2">
        <w:rPr>
          <w:i/>
        </w:rPr>
        <w:t>Logging</w:t>
      </w:r>
      <w:r>
        <w:t xml:space="preserve"> is the process of persisting a description of some kind of activity starting at a specific date and time</w:t>
      </w:r>
      <w:ins w:id="109" w:author="Bob Muller" w:date="2015-05-08T18:09:00Z">
        <w:r w:rsidR="007B18E0">
          <w:t xml:space="preserve"> and ending at a specific date and time</w:t>
        </w:r>
      </w:ins>
      <w:r>
        <w:t xml:space="preserve">. The Subscription Management System currently logs page views and sessions. A page view is an access of a partner </w:t>
      </w:r>
      <w:del w:id="110" w:author="Bob Muller" w:date="2015-05-09T06:21:00Z">
        <w:r w:rsidDel="005071B7">
          <w:delText xml:space="preserve">resource </w:delText>
        </w:r>
      </w:del>
      <w:r>
        <w:t xml:space="preserve">with a URI. A session is a set of </w:t>
      </w:r>
      <w:ins w:id="111" w:author="Bob Muller" w:date="2015-05-08T18:09:00Z">
        <w:r w:rsidR="007B18E0">
          <w:t xml:space="preserve">possibly empty </w:t>
        </w:r>
      </w:ins>
      <w:r>
        <w:t>related page views.</w:t>
      </w:r>
      <w:r w:rsidR="00B0137F">
        <w:t xml:space="preserve"> Note that a session is not partner-specific.</w:t>
      </w:r>
    </w:p>
    <w:p w14:paraId="713941FF" w14:textId="41D10BDA" w:rsidR="004931A9" w:rsidRDefault="007B18E0" w:rsidP="00B0137F">
      <w:pPr>
        <w:keepNext/>
      </w:pPr>
      <w:ins w:id="112" w:author="Bob Muller" w:date="2015-05-08T18:08:00Z">
        <w:r>
          <w:rPr>
            <w:noProof/>
          </w:rPr>
          <w:drawing>
            <wp:inline distT="0" distB="0" distL="0" distR="0" wp14:anchorId="0BC080E4" wp14:editId="2CFCAF56">
              <wp:extent cx="5943600" cy="307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22">
                        <a:extLst>
                          <a:ext uri="{28A0092B-C50C-407E-A947-70E740481C1C}">
                            <a14:useLocalDpi xmlns:a14="http://schemas.microsoft.com/office/drawing/2010/main" val="0"/>
                          </a:ext>
                        </a:extLst>
                      </a:blip>
                      <a:stretch>
                        <a:fillRect/>
                      </a:stretch>
                    </pic:blipFill>
                    <pic:spPr>
                      <a:xfrm>
                        <a:off x="0" y="0"/>
                        <a:ext cx="5945571" cy="3078957"/>
                      </a:xfrm>
                      <a:prstGeom prst="rect">
                        <a:avLst/>
                      </a:prstGeom>
                    </pic:spPr>
                  </pic:pic>
                </a:graphicData>
              </a:graphic>
            </wp:inline>
          </w:drawing>
        </w:r>
      </w:ins>
    </w:p>
    <w:p w14:paraId="3CA5B8A4" w14:textId="5A6F7004" w:rsidR="004931A9" w:rsidRDefault="00B0137F" w:rsidP="00ED32C0">
      <w:pPr>
        <w:pStyle w:val="ListParagraph"/>
        <w:keepNext/>
        <w:numPr>
          <w:ilvl w:val="0"/>
          <w:numId w:val="32"/>
        </w:numPr>
      </w:pPr>
      <w:r w:rsidRPr="008E165A">
        <w:rPr>
          <w:b/>
        </w:rPr>
        <w:t>Session:</w:t>
      </w:r>
      <w:r>
        <w:t xml:space="preserve"> a collection of page views by the same </w:t>
      </w:r>
      <w:proofErr w:type="spellStart"/>
      <w:r>
        <w:t>ip</w:t>
      </w:r>
      <w:proofErr w:type="spellEnd"/>
      <w:r>
        <w:t xml:space="preserve"> address</w:t>
      </w:r>
    </w:p>
    <w:p w14:paraId="545357B5" w14:textId="7BB1851B" w:rsidR="00B0137F"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unique identifier for the session (key)</w:t>
      </w:r>
    </w:p>
    <w:p w14:paraId="784B4C0D" w14:textId="452A3F74" w:rsidR="00294132" w:rsidRDefault="00294132" w:rsidP="00ED32C0">
      <w:pPr>
        <w:pStyle w:val="ListParagraph"/>
        <w:keepNext/>
        <w:numPr>
          <w:ilvl w:val="1"/>
          <w:numId w:val="32"/>
        </w:numPr>
      </w:pPr>
      <w:proofErr w:type="spellStart"/>
      <w:proofErr w:type="gramStart"/>
      <w:r w:rsidRPr="008E165A">
        <w:rPr>
          <w:i/>
        </w:rPr>
        <w:t>ip</w:t>
      </w:r>
      <w:proofErr w:type="spellEnd"/>
      <w:proofErr w:type="gramEnd"/>
      <w:r w:rsidRPr="008E165A">
        <w:rPr>
          <w:i/>
        </w:rPr>
        <w:t>:</w:t>
      </w:r>
      <w:r>
        <w:t xml:space="preserve"> the IP address that made the requests in the session</w:t>
      </w:r>
    </w:p>
    <w:p w14:paraId="644C5CB6" w14:textId="7EA8B9BB" w:rsidR="00294132" w:rsidRDefault="00294132" w:rsidP="00294132">
      <w:pPr>
        <w:pStyle w:val="ListParagraph"/>
        <w:numPr>
          <w:ilvl w:val="1"/>
          <w:numId w:val="32"/>
        </w:numPr>
        <w:rPr>
          <w:ins w:id="113" w:author="Bob Muller" w:date="2015-05-08T18:08:00Z"/>
        </w:rPr>
      </w:pPr>
      <w:del w:id="114" w:author="Bob Muller" w:date="2015-05-08T18:08:00Z">
        <w:r w:rsidRPr="008E165A" w:rsidDel="007B18E0">
          <w:rPr>
            <w:i/>
          </w:rPr>
          <w:delText>sessionDate</w:delText>
        </w:r>
      </w:del>
      <w:proofErr w:type="spellStart"/>
      <w:proofErr w:type="gramStart"/>
      <w:ins w:id="115" w:author="Bob Muller" w:date="2015-05-08T18:08:00Z">
        <w:r w:rsidR="007B18E0">
          <w:rPr>
            <w:i/>
          </w:rPr>
          <w:t>start</w:t>
        </w:r>
        <w:r w:rsidR="007B18E0" w:rsidRPr="008E165A">
          <w:rPr>
            <w:i/>
          </w:rPr>
          <w:t>Date</w:t>
        </w:r>
      </w:ins>
      <w:proofErr w:type="spellEnd"/>
      <w:proofErr w:type="gramEnd"/>
      <w:r w:rsidRPr="008E165A">
        <w:rPr>
          <w:i/>
        </w:rPr>
        <w:t>:</w:t>
      </w:r>
      <w:r>
        <w:t xml:space="preserve"> the date and time at which the session began</w:t>
      </w:r>
    </w:p>
    <w:p w14:paraId="29EA37FE" w14:textId="1972C4E5" w:rsidR="007B18E0" w:rsidRDefault="007B18E0" w:rsidP="00294132">
      <w:pPr>
        <w:pStyle w:val="ListParagraph"/>
        <w:numPr>
          <w:ilvl w:val="1"/>
          <w:numId w:val="32"/>
        </w:numPr>
      </w:pPr>
      <w:proofErr w:type="spellStart"/>
      <w:proofErr w:type="gramStart"/>
      <w:ins w:id="116" w:author="Bob Muller" w:date="2015-05-08T18:08:00Z">
        <w:r w:rsidRPr="007B18E0">
          <w:rPr>
            <w:i/>
            <w:rPrChange w:id="117" w:author="Bob Muller" w:date="2015-05-08T18:08:00Z">
              <w:rPr/>
            </w:rPrChange>
          </w:rPr>
          <w:t>endDate</w:t>
        </w:r>
        <w:proofErr w:type="spellEnd"/>
        <w:proofErr w:type="gramEnd"/>
        <w:r w:rsidRPr="007B18E0">
          <w:rPr>
            <w:i/>
            <w:rPrChange w:id="118" w:author="Bob Muller" w:date="2015-05-08T18:08:00Z">
              <w:rPr/>
            </w:rPrChange>
          </w:rPr>
          <w:t>:</w:t>
        </w:r>
        <w:r>
          <w:t xml:space="preserve"> the date and time at which the session ended</w:t>
        </w:r>
      </w:ins>
    </w:p>
    <w:p w14:paraId="00D11D09" w14:textId="71539837" w:rsidR="00F812C9" w:rsidRDefault="00F812C9" w:rsidP="00294132">
      <w:pPr>
        <w:pStyle w:val="ListParagraph"/>
        <w:numPr>
          <w:ilvl w:val="1"/>
          <w:numId w:val="32"/>
        </w:numPr>
      </w:pPr>
      <w:proofErr w:type="spellStart"/>
      <w:proofErr w:type="gramStart"/>
      <w:r w:rsidRPr="00F812C9">
        <w:rPr>
          <w:i/>
        </w:rPr>
        <w:t>partyId</w:t>
      </w:r>
      <w:proofErr w:type="spellEnd"/>
      <w:proofErr w:type="gramEnd"/>
      <w:r w:rsidRPr="00F812C9">
        <w:rPr>
          <w:i/>
        </w:rPr>
        <w:t>:</w:t>
      </w:r>
      <w:r>
        <w:t xml:space="preserve"> the party that initiated the session, if any</w:t>
      </w:r>
    </w:p>
    <w:p w14:paraId="1A1501FC" w14:textId="00293DF9" w:rsidR="00B0137F" w:rsidRDefault="00B0137F" w:rsidP="00ED32C0">
      <w:pPr>
        <w:pStyle w:val="ListParagraph"/>
        <w:keepNext/>
        <w:numPr>
          <w:ilvl w:val="0"/>
          <w:numId w:val="32"/>
        </w:numPr>
      </w:pPr>
      <w:proofErr w:type="spellStart"/>
      <w:r w:rsidRPr="008E165A">
        <w:rPr>
          <w:b/>
        </w:rPr>
        <w:t>PageView</w:t>
      </w:r>
      <w:proofErr w:type="spellEnd"/>
      <w:r w:rsidRPr="008E165A">
        <w:rPr>
          <w:b/>
        </w:rPr>
        <w:t>:</w:t>
      </w:r>
      <w:r>
        <w:t xml:space="preserve"> a single access through a URI</w:t>
      </w:r>
    </w:p>
    <w:p w14:paraId="0EC165E1" w14:textId="157CCFD4" w:rsidR="00294132" w:rsidRDefault="00294132" w:rsidP="00ED32C0">
      <w:pPr>
        <w:pStyle w:val="ListParagraph"/>
        <w:keepNext/>
        <w:numPr>
          <w:ilvl w:val="1"/>
          <w:numId w:val="32"/>
        </w:numPr>
      </w:pPr>
      <w:proofErr w:type="spellStart"/>
      <w:proofErr w:type="gramStart"/>
      <w:r w:rsidRPr="008E165A">
        <w:rPr>
          <w:i/>
        </w:rPr>
        <w:t>pageViewId</w:t>
      </w:r>
      <w:proofErr w:type="spellEnd"/>
      <w:proofErr w:type="gramEnd"/>
      <w:r w:rsidRPr="008E165A">
        <w:rPr>
          <w:i/>
        </w:rPr>
        <w:t>:</w:t>
      </w:r>
      <w:r>
        <w:t xml:space="preserve"> the unique identifier for the page view (key)</w:t>
      </w:r>
    </w:p>
    <w:p w14:paraId="2C6E1087" w14:textId="0D32E10C" w:rsidR="00294132"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id of the session containing the page view</w:t>
      </w:r>
    </w:p>
    <w:p w14:paraId="703DC81D" w14:textId="6215B284" w:rsidR="00294132" w:rsidRDefault="00294132" w:rsidP="00ED32C0">
      <w:pPr>
        <w:pStyle w:val="ListParagraph"/>
        <w:keepNext/>
        <w:numPr>
          <w:ilvl w:val="1"/>
          <w:numId w:val="32"/>
        </w:numPr>
      </w:pPr>
      <w:proofErr w:type="spellStart"/>
      <w:proofErr w:type="gramStart"/>
      <w:r w:rsidRPr="008E165A">
        <w:rPr>
          <w:i/>
        </w:rPr>
        <w:t>pageViewDate</w:t>
      </w:r>
      <w:proofErr w:type="spellEnd"/>
      <w:proofErr w:type="gramEnd"/>
      <w:r w:rsidRPr="008E165A">
        <w:rPr>
          <w:i/>
        </w:rPr>
        <w:t>:</w:t>
      </w:r>
      <w:r>
        <w:t xml:space="preserve"> the date and time of the request</w:t>
      </w:r>
    </w:p>
    <w:p w14:paraId="73F03B09" w14:textId="756E61AB" w:rsidR="00294132" w:rsidRPr="00903528" w:rsidRDefault="00294132" w:rsidP="00294132">
      <w:pPr>
        <w:pStyle w:val="ListParagraph"/>
        <w:numPr>
          <w:ilvl w:val="1"/>
          <w:numId w:val="32"/>
        </w:numPr>
      </w:pPr>
      <w:proofErr w:type="spellStart"/>
      <w:proofErr w:type="gramStart"/>
      <w:r w:rsidRPr="008E165A">
        <w:rPr>
          <w:i/>
        </w:rPr>
        <w:t>uri</w:t>
      </w:r>
      <w:proofErr w:type="spellEnd"/>
      <w:proofErr w:type="gramEnd"/>
      <w:r w:rsidRPr="008E165A">
        <w:rPr>
          <w:i/>
        </w:rPr>
        <w:t>:</w:t>
      </w:r>
      <w:r>
        <w:t xml:space="preserve"> the full URI of the request, including query string</w:t>
      </w:r>
    </w:p>
    <w:sectPr w:rsidR="00294132" w:rsidRPr="00903528" w:rsidSect="000F00B5">
      <w:headerReference w:type="first" r:id="rId23"/>
      <w:footerReference w:type="first" r:id="rId2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5071B7" w:rsidRDefault="005071B7">
      <w:pPr>
        <w:spacing w:after="0"/>
      </w:pPr>
      <w:r>
        <w:separator/>
      </w:r>
    </w:p>
  </w:endnote>
  <w:endnote w:type="continuationSeparator" w:id="0">
    <w:p w14:paraId="3C2BB4F9" w14:textId="77777777" w:rsidR="005071B7" w:rsidRDefault="005071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5071B7" w:rsidRDefault="005071B7"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D57127">
      <w:rPr>
        <w:rStyle w:val="PageNumber"/>
        <w:noProof/>
      </w:rPr>
      <w:t>9</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5071B7" w:rsidRPr="00CC532C" w:rsidRDefault="005071B7"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5071B7" w:rsidRPr="00CC532C" w:rsidRDefault="005071B7"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5071B7" w:rsidRDefault="005071B7">
      <w:pPr>
        <w:spacing w:after="0"/>
      </w:pPr>
      <w:r>
        <w:separator/>
      </w:r>
    </w:p>
  </w:footnote>
  <w:footnote w:type="continuationSeparator" w:id="0">
    <w:p w14:paraId="275373BD" w14:textId="77777777" w:rsidR="005071B7" w:rsidRDefault="005071B7">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54DA11A3" w:rsidR="005071B7" w:rsidRDefault="005071B7" w:rsidP="000F00B5">
    <w:pPr>
      <w:pStyle w:val="Header"/>
      <w:tabs>
        <w:tab w:val="clear" w:pos="4320"/>
        <w:tab w:val="clear" w:pos="8640"/>
        <w:tab w:val="center" w:pos="4680"/>
        <w:tab w:val="right" w:pos="9360"/>
      </w:tabs>
    </w:pPr>
    <w:r>
      <w:t>Subscription Management System Database</w:t>
    </w:r>
    <w:r>
      <w:tab/>
    </w:r>
    <w:r>
      <w:tab/>
      <w:t xml:space="preserve">May </w:t>
    </w:r>
    <w:ins w:id="2" w:author="Bob Muller" w:date="2015-05-09T06:48:00Z">
      <w:r w:rsidR="001E2EE1">
        <w:t>9</w:t>
      </w:r>
    </w:ins>
    <w:del w:id="3" w:author="Bob Muller" w:date="2015-05-09T06:48:00Z">
      <w:r w:rsidDel="001E2EE1">
        <w:delText>8</w:delText>
      </w:r>
    </w:del>
    <w:r>
      <w:t>,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5071B7" w:rsidRDefault="005071B7"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5071B7" w:rsidRDefault="005071B7"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9A426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B296A"/>
    <w:rsid w:val="000F00B5"/>
    <w:rsid w:val="001A3C44"/>
    <w:rsid w:val="001E2EE1"/>
    <w:rsid w:val="0026369A"/>
    <w:rsid w:val="00294132"/>
    <w:rsid w:val="002D2E5D"/>
    <w:rsid w:val="00333988"/>
    <w:rsid w:val="003F7CA9"/>
    <w:rsid w:val="0040022C"/>
    <w:rsid w:val="004138B2"/>
    <w:rsid w:val="00485693"/>
    <w:rsid w:val="004931A9"/>
    <w:rsid w:val="004A062D"/>
    <w:rsid w:val="005071B7"/>
    <w:rsid w:val="005118FC"/>
    <w:rsid w:val="00684700"/>
    <w:rsid w:val="006B764F"/>
    <w:rsid w:val="006F16E4"/>
    <w:rsid w:val="00742271"/>
    <w:rsid w:val="0079185D"/>
    <w:rsid w:val="007B18E0"/>
    <w:rsid w:val="007D1598"/>
    <w:rsid w:val="007F5E3D"/>
    <w:rsid w:val="008226DA"/>
    <w:rsid w:val="008341B5"/>
    <w:rsid w:val="0087475A"/>
    <w:rsid w:val="008C029A"/>
    <w:rsid w:val="008E165A"/>
    <w:rsid w:val="008F3749"/>
    <w:rsid w:val="0093051D"/>
    <w:rsid w:val="009940EA"/>
    <w:rsid w:val="009A42F0"/>
    <w:rsid w:val="00A814D1"/>
    <w:rsid w:val="00AC57BE"/>
    <w:rsid w:val="00AF3352"/>
    <w:rsid w:val="00B0137F"/>
    <w:rsid w:val="00C076DB"/>
    <w:rsid w:val="00C333AF"/>
    <w:rsid w:val="00C9296D"/>
    <w:rsid w:val="00D14F74"/>
    <w:rsid w:val="00D32E7B"/>
    <w:rsid w:val="00D57127"/>
    <w:rsid w:val="00D83ECF"/>
    <w:rsid w:val="00E42172"/>
    <w:rsid w:val="00E67C53"/>
    <w:rsid w:val="00EA54B1"/>
    <w:rsid w:val="00ED32C0"/>
    <w:rsid w:val="00ED52F4"/>
    <w:rsid w:val="00F5189F"/>
    <w:rsid w:val="00F802E3"/>
    <w:rsid w:val="00F812C9"/>
    <w:rsid w:val="00F83E4A"/>
    <w:rsid w:val="00FD30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tif"/><Relationship Id="rId21" Type="http://schemas.openxmlformats.org/officeDocument/2006/relationships/image" Target="media/image10.tif"/><Relationship Id="rId22" Type="http://schemas.openxmlformats.org/officeDocument/2006/relationships/image" Target="media/image11.tif"/><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image" Target="media/image8.t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149</TotalTime>
  <Pages>9</Pages>
  <Words>1549</Words>
  <Characters>8090</Characters>
  <Application>Microsoft Macintosh Word</Application>
  <DocSecurity>0</DocSecurity>
  <Lines>197</Lines>
  <Paragraphs>150</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9489</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37</cp:revision>
  <cp:lastPrinted>2007-12-21T00:36:00Z</cp:lastPrinted>
  <dcterms:created xsi:type="dcterms:W3CDTF">2015-05-03T14:04:00Z</dcterms:created>
  <dcterms:modified xsi:type="dcterms:W3CDTF">2015-05-12T20:43:00Z</dcterms:modified>
</cp:coreProperties>
</file>