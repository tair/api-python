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05037FAF" w:rsidR="000F00B5" w:rsidRDefault="006B764F" w:rsidP="000F00B5">
      <w:pPr>
        <w:spacing w:before="720"/>
        <w:rPr>
          <w:rFonts w:ascii="Arial" w:hAnsi="Arial" w:cs="Arial"/>
        </w:rPr>
      </w:pPr>
      <w:r>
        <w:rPr>
          <w:rFonts w:ascii="Arial" w:hAnsi="Arial" w:cs="Arial"/>
          <w:noProof/>
        </w:rPr>
        <w:t xml:space="preserve">May </w:t>
      </w:r>
      <w:ins w:id="0" w:author="Bob Muller" w:date="2015-05-19T17:25:00Z">
        <w:r w:rsidR="00063AF3">
          <w:rPr>
            <w:rFonts w:ascii="Arial" w:hAnsi="Arial" w:cs="Arial"/>
            <w:noProof/>
          </w:rPr>
          <w:t>1</w:t>
        </w:r>
      </w:ins>
      <w:r w:rsidR="001E2EE1">
        <w:rPr>
          <w:rFonts w:ascii="Arial" w:hAnsi="Arial" w:cs="Arial"/>
          <w:noProof/>
        </w:rPr>
        <w:t>9</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77777777"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3B9CD994" w:rsidR="000F00B5" w:rsidRDefault="000F00B5" w:rsidP="000F00B5">
      <w:pPr>
        <w:pStyle w:val="ListParagraph"/>
        <w:numPr>
          <w:ilvl w:val="0"/>
          <w:numId w:val="28"/>
        </w:numPr>
      </w:pPr>
      <w:r w:rsidRPr="00742271">
        <w:rPr>
          <w:b/>
        </w:rPr>
        <w:t>Logging:</w:t>
      </w:r>
      <w:r>
        <w:t xml:space="preserve"> the operat</w:t>
      </w:r>
      <w:r w:rsidR="00D32E7B">
        <w:t>ional logs containing page view and session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0B3A8E0D" w:rsidR="00684700" w:rsidRDefault="00684700" w:rsidP="00684700">
      <w:pPr>
        <w:keepNext/>
      </w:pPr>
      <w:r>
        <w:t xml:space="preserve">A </w:t>
      </w:r>
      <w:r w:rsidRPr="00390482">
        <w:rPr>
          <w:i/>
          <w:rPrChange w:id="2" w:author="Bob Muller" w:date="2015-05-13T15:19:00Z">
            <w:rPr/>
          </w:rPrChange>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Partners have subscription</w:t>
      </w:r>
      <w:r>
        <w:tab/>
        <w:t xml:space="preserve">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60683108" w:rsidR="00684700" w:rsidRDefault="00D83ECF" w:rsidP="00684700">
      <w:r>
        <w:rPr>
          <w:noProof/>
        </w:rPr>
        <w:drawing>
          <wp:inline distT="0" distB="0" distL="0" distR="0" wp14:anchorId="7E017967" wp14:editId="4D1BA9C1">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4EA745A1" w14:textId="77777777" w:rsidR="00684700" w:rsidRDefault="00684700" w:rsidP="00684700">
      <w:pPr>
        <w:pStyle w:val="ListParagraph"/>
        <w:numPr>
          <w:ilvl w:val="1"/>
          <w:numId w:val="29"/>
        </w:numPr>
      </w:pPr>
      <w:proofErr w:type="gramStart"/>
      <w:r w:rsidRPr="0087475A">
        <w:rPr>
          <w:i/>
        </w:rPr>
        <w:t>name</w:t>
      </w:r>
      <w:proofErr w:type="gramEnd"/>
      <w:r w:rsidRPr="0087475A">
        <w:rPr>
          <w:i/>
        </w:rPr>
        <w:t>:</w:t>
      </w:r>
      <w:r>
        <w:t xml:space="preserve"> the name of the partner</w:t>
      </w:r>
    </w:p>
    <w:p w14:paraId="022717FF" w14:textId="77777777" w:rsidR="00684700" w:rsidRDefault="00684700" w:rsidP="00684700">
      <w:pPr>
        <w:pStyle w:val="ListParagraph"/>
        <w:keepNext/>
        <w:numPr>
          <w:ilvl w:val="0"/>
          <w:numId w:val="29"/>
        </w:numPr>
      </w:pPr>
      <w:proofErr w:type="spellStart"/>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3E015D5A" w14:textId="77777777" w:rsidR="00684700" w:rsidRDefault="00684700" w:rsidP="00684700">
      <w:pPr>
        <w:pStyle w:val="ListParagraph"/>
        <w:numPr>
          <w:ilvl w:val="1"/>
          <w:numId w:val="29"/>
        </w:numPr>
      </w:pPr>
      <w:proofErr w:type="gramStart"/>
      <w:r>
        <w:rPr>
          <w:i/>
        </w:rPr>
        <w:t>pattern</w:t>
      </w:r>
      <w:proofErr w:type="gramEnd"/>
      <w:r w:rsidRPr="0087475A">
        <w:rPr>
          <w:i/>
        </w:rPr>
        <w:t>:</w:t>
      </w:r>
      <w:r>
        <w:t xml:space="preserve"> the regular expression that matches a set of URIs for the partner site (key)</w:t>
      </w:r>
    </w:p>
    <w:p w14:paraId="55671D83" w14:textId="77777777" w:rsidR="00684700" w:rsidRDefault="00684700" w:rsidP="00684700">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6FE3FFEE" w14:textId="77777777" w:rsidR="00684700" w:rsidRDefault="00684700" w:rsidP="00684700">
      <w:pPr>
        <w:pStyle w:val="ListParagraph"/>
        <w:keepNext/>
        <w:numPr>
          <w:ilvl w:val="1"/>
          <w:numId w:val="29"/>
        </w:numPr>
      </w:pPr>
      <w:proofErr w:type="spellStart"/>
      <w:proofErr w:type="gramStart"/>
      <w:r w:rsidRPr="005118FC">
        <w:rPr>
          <w:i/>
        </w:rPr>
        <w:t>subscriptionTermId</w:t>
      </w:r>
      <w:proofErr w:type="spellEnd"/>
      <w:proofErr w:type="gramEnd"/>
      <w:r w:rsidRPr="005118FC">
        <w:rPr>
          <w:i/>
        </w:rPr>
        <w:t>:</w:t>
      </w:r>
      <w:r>
        <w:t xml:space="preserve"> unique identifier for the term (key)</w:t>
      </w:r>
    </w:p>
    <w:p w14:paraId="18DE4965" w14:textId="77777777"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p>
    <w:p w14:paraId="22B26BF4" w14:textId="77777777"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03DB014E" w14:textId="6DA2F1D3" w:rsidR="000F00B5" w:rsidRDefault="004A062D" w:rsidP="004A062D">
      <w:pPr>
        <w:pStyle w:val="Heading1"/>
      </w:pPr>
      <w:r>
        <w:lastRenderedPageBreak/>
        <w:t>Party</w:t>
      </w:r>
    </w:p>
    <w:p w14:paraId="3B82AF72" w14:textId="475780D1" w:rsidR="004A062D" w:rsidRDefault="004A062D" w:rsidP="007D1598">
      <w:pPr>
        <w:keepNext/>
      </w:pPr>
      <w:r>
        <w:t xml:space="preserve">A </w:t>
      </w:r>
      <w:r w:rsidRPr="004A062D">
        <w:rPr>
          <w:i/>
        </w:rPr>
        <w:t>party</w:t>
      </w:r>
      <w:r>
        <w:t xml:space="preserve"> is a</w:t>
      </w:r>
      <w:r w:rsidRPr="004A062D">
        <w:t xml:space="preserve">n abstract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362ED635" w:rsidR="002D2E5D" w:rsidRDefault="00D83ECF" w:rsidP="004A062D">
      <w:r>
        <w:rPr>
          <w:noProof/>
        </w:rPr>
        <w:drawing>
          <wp:inline distT="0" distB="0" distL="0" distR="0" wp14:anchorId="799E0AE7" wp14:editId="3D014688">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t>partyId</w:t>
      </w:r>
      <w:proofErr w:type="spellEnd"/>
      <w:proofErr w:type="gramEnd"/>
      <w:r>
        <w:t>: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2AD0DFFB" w14:textId="77777777" w:rsidR="00063AF3" w:rsidRDefault="006B764F" w:rsidP="00063AF3">
      <w:pPr>
        <w:pStyle w:val="ListParagraph"/>
        <w:numPr>
          <w:ilvl w:val="1"/>
          <w:numId w:val="29"/>
        </w:numPr>
        <w:rPr>
          <w:ins w:id="3" w:author="Bob Muller" w:date="2015-05-19T17:26:00Z"/>
        </w:rPr>
        <w:pPrChange w:id="4" w:author="Bob Muller" w:date="2015-05-19T17:26:00Z">
          <w:pPr>
            <w:pStyle w:val="Heading1"/>
          </w:pPr>
        </w:pPrChange>
      </w:pPr>
      <w:proofErr w:type="gramStart"/>
      <w:r w:rsidRPr="00D57127">
        <w:rPr>
          <w:i/>
        </w:rPr>
        <w:t>end</w:t>
      </w:r>
      <w:proofErr w:type="gramEnd"/>
      <w:r w:rsidRPr="00D57127">
        <w:rPr>
          <w:i/>
        </w:rPr>
        <w:t>:</w:t>
      </w:r>
      <w:r>
        <w:t xml:space="preserve"> </w:t>
      </w:r>
      <w:r w:rsidRPr="00C076DB">
        <w:t>the IP address that is the last address in the range; must be greater than the start and must be a "reasonable" end to the range (TBD)</w:t>
      </w:r>
      <w:bookmarkStart w:id="5" w:name="_Meter"/>
      <w:bookmarkEnd w:id="5"/>
    </w:p>
    <w:p w14:paraId="5066E8F6" w14:textId="2A2D615F" w:rsidR="004A062D" w:rsidRDefault="004A062D" w:rsidP="004A062D">
      <w:pPr>
        <w:pStyle w:val="Heading1"/>
      </w:pPr>
      <w:r>
        <w:lastRenderedPageBreak/>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51E89F5A" w:rsidR="007D1598" w:rsidRDefault="00D83ECF" w:rsidP="004A062D">
      <w:r>
        <w:rPr>
          <w:noProof/>
        </w:rPr>
        <w:drawing>
          <wp:inline distT="0" distB="0" distL="0" distR="0" wp14:anchorId="05A5A8B0" wp14:editId="18693DDA">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A2208C8"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named limit on the IP address count for a specific partner</w:t>
      </w:r>
    </w:p>
    <w:p w14:paraId="597FF8F2" w14:textId="7E20D743" w:rsidR="007D1598" w:rsidRDefault="007D1598" w:rsidP="007D1598">
      <w:pPr>
        <w:pStyle w:val="ListParagraph"/>
        <w:keepNext/>
        <w:numPr>
          <w:ilvl w:val="1"/>
          <w:numId w:val="29"/>
        </w:numPr>
      </w:pPr>
      <w:proofErr w:type="gramStart"/>
      <w:r w:rsidRPr="00FD3010">
        <w:rPr>
          <w:i/>
        </w:rPr>
        <w:t>name</w:t>
      </w:r>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6" w:name="_Subscription"/>
      <w:bookmarkStart w:id="7" w:name="_Subscription_1"/>
      <w:bookmarkEnd w:id="6"/>
      <w:bookmarkEnd w:id="7"/>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0554AD67" w:rsidR="007D1598" w:rsidRDefault="00D83ECF" w:rsidP="00ED52F4">
      <w:r>
        <w:rPr>
          <w:noProof/>
        </w:rPr>
        <w:drawing>
          <wp:inline distT="0" distB="0" distL="0" distR="0" wp14:anchorId="182B1941" wp14:editId="5C055B37">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42099851" w14:textId="32C8B2A9" w:rsidR="004A062D" w:rsidRDefault="004A062D" w:rsidP="004A062D">
      <w:pPr>
        <w:pStyle w:val="Heading1"/>
      </w:pPr>
      <w:r>
        <w:lastRenderedPageBreak/>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5105090A" w14:textId="77777777" w:rsidR="00B566CE" w:rsidRDefault="007930EC">
      <w:pPr>
        <w:spacing w:after="0"/>
        <w:rPr>
          <w:ins w:id="8" w:author="Bob Muller" w:date="2015-05-19T17:56:00Z"/>
        </w:rPr>
      </w:pPr>
      <w:ins w:id="9" w:author="Bob Muller" w:date="2015-05-19T17:54:00Z">
        <w:r>
          <w:rPr>
            <w:noProof/>
          </w:rPr>
          <w:drawing>
            <wp:inline distT="0" distB="0" distL="0" distR="0" wp14:anchorId="437011CB" wp14:editId="0E60D8D5">
              <wp:extent cx="5943600" cy="243316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7">
                        <a:extLst>
                          <a:ext uri="{28A0092B-C50C-407E-A947-70E740481C1C}">
                            <a14:useLocalDpi xmlns:a14="http://schemas.microsoft.com/office/drawing/2010/main" val="0"/>
                          </a:ext>
                        </a:extLst>
                      </a:blip>
                      <a:stretch>
                        <a:fillRect/>
                      </a:stretch>
                    </pic:blipFill>
                    <pic:spPr>
                      <a:xfrm>
                        <a:off x="0" y="0"/>
                        <a:ext cx="5948120" cy="2435012"/>
                      </a:xfrm>
                      <a:prstGeom prst="rect">
                        <a:avLst/>
                      </a:prstGeom>
                    </pic:spPr>
                  </pic:pic>
                </a:graphicData>
              </a:graphic>
            </wp:inline>
          </w:drawing>
        </w:r>
      </w:ins>
    </w:p>
    <w:p w14:paraId="1C411857" w14:textId="77777777" w:rsidR="00B566CE" w:rsidRDefault="00B566CE" w:rsidP="00B566CE">
      <w:pPr>
        <w:pStyle w:val="ListParagraph"/>
        <w:keepNext/>
        <w:numPr>
          <w:ilvl w:val="0"/>
          <w:numId w:val="30"/>
        </w:numPr>
        <w:rPr>
          <w:ins w:id="10" w:author="Bob Muller" w:date="2015-05-19T17:56:00Z"/>
        </w:rPr>
      </w:pPr>
      <w:ins w:id="11" w:author="Bob Muller" w:date="2015-05-19T17:56:00Z">
        <w:r w:rsidRPr="000B296A">
          <w:rPr>
            <w:b/>
          </w:rPr>
          <w:t>Subscription:</w:t>
        </w:r>
        <w:r>
          <w:t xml:space="preserve"> </w:t>
        </w:r>
        <w:r w:rsidRPr="007D1598">
          <w:t>An agreement by a party to take and pay for access to a partner system; a relationship between a party and a partner system</w:t>
        </w:r>
      </w:ins>
    </w:p>
    <w:p w14:paraId="084F71CA" w14:textId="7E642429" w:rsidR="00B566CE" w:rsidRDefault="00B566CE" w:rsidP="00B566CE">
      <w:pPr>
        <w:pStyle w:val="ListParagraph"/>
        <w:keepNext/>
        <w:numPr>
          <w:ilvl w:val="1"/>
          <w:numId w:val="30"/>
        </w:numPr>
        <w:rPr>
          <w:ins w:id="12" w:author="Bob Muller" w:date="2015-05-19T17:57:00Z"/>
        </w:rPr>
        <w:pPrChange w:id="13" w:author="Bob Muller" w:date="2015-05-19T17:56:00Z">
          <w:pPr>
            <w:pStyle w:val="ListParagraph"/>
            <w:keepNext/>
            <w:numPr>
              <w:numId w:val="30"/>
            </w:numPr>
            <w:ind w:hanging="360"/>
          </w:pPr>
        </w:pPrChange>
      </w:pPr>
      <w:proofErr w:type="gramStart"/>
      <w:ins w:id="14" w:author="Bob Muller" w:date="2015-05-19T17:56:00Z">
        <w:r w:rsidRPr="00F7075F">
          <w:rPr>
            <w:i/>
            <w:rPrChange w:id="15" w:author="Bob Muller" w:date="2015-05-19T17:58:00Z">
              <w:rPr/>
            </w:rPrChange>
          </w:rPr>
          <w:t>username</w:t>
        </w:r>
        <w:proofErr w:type="gramEnd"/>
        <w:r w:rsidRPr="00F7075F">
          <w:rPr>
            <w:i/>
            <w:rPrChange w:id="16" w:author="Bob Muller" w:date="2015-05-19T17:58:00Z">
              <w:rPr/>
            </w:rPrChange>
          </w:rPr>
          <w:t>:</w:t>
        </w:r>
        <w:r>
          <w:t xml:space="preserve"> </w:t>
        </w:r>
        <w:r w:rsidRPr="00B566CE">
          <w:t>the unique, case-insensitive username for a party</w:t>
        </w:r>
      </w:ins>
    </w:p>
    <w:p w14:paraId="62CC337A" w14:textId="0A88E283" w:rsidR="00B566CE" w:rsidRDefault="00B566CE" w:rsidP="00B566CE">
      <w:pPr>
        <w:pStyle w:val="ListParagraph"/>
        <w:keepNext/>
        <w:numPr>
          <w:ilvl w:val="1"/>
          <w:numId w:val="30"/>
        </w:numPr>
        <w:rPr>
          <w:ins w:id="17" w:author="Bob Muller" w:date="2015-05-19T17:57:00Z"/>
        </w:rPr>
        <w:pPrChange w:id="18" w:author="Bob Muller" w:date="2015-05-19T17:56:00Z">
          <w:pPr>
            <w:pStyle w:val="ListParagraph"/>
            <w:keepNext/>
            <w:numPr>
              <w:numId w:val="30"/>
            </w:numPr>
            <w:ind w:hanging="360"/>
          </w:pPr>
        </w:pPrChange>
      </w:pPr>
      <w:proofErr w:type="gramStart"/>
      <w:ins w:id="19" w:author="Bob Muller" w:date="2015-05-19T17:57:00Z">
        <w:r w:rsidRPr="00F7075F">
          <w:rPr>
            <w:i/>
            <w:rPrChange w:id="20" w:author="Bob Muller" w:date="2015-05-19T17:58:00Z">
              <w:rPr/>
            </w:rPrChange>
          </w:rPr>
          <w:t>password</w:t>
        </w:r>
        <w:proofErr w:type="gramEnd"/>
        <w:r w:rsidRPr="00F7075F">
          <w:rPr>
            <w:i/>
            <w:rPrChange w:id="21" w:author="Bob Muller" w:date="2015-05-19T17:58:00Z">
              <w:rPr/>
            </w:rPrChange>
          </w:rPr>
          <w:t>:</w:t>
        </w:r>
        <w:r>
          <w:t xml:space="preserve"> </w:t>
        </w:r>
        <w:r w:rsidRPr="00B566CE">
          <w:t>the password that authenticates the user/party</w:t>
        </w:r>
      </w:ins>
    </w:p>
    <w:p w14:paraId="40667309" w14:textId="4C916922" w:rsidR="00B566CE" w:rsidRDefault="00B566CE" w:rsidP="00B566CE">
      <w:pPr>
        <w:pStyle w:val="ListParagraph"/>
        <w:keepNext/>
        <w:numPr>
          <w:ilvl w:val="1"/>
          <w:numId w:val="30"/>
        </w:numPr>
        <w:rPr>
          <w:ins w:id="22" w:author="Bob Muller" w:date="2015-05-19T17:57:00Z"/>
        </w:rPr>
        <w:pPrChange w:id="23" w:author="Bob Muller" w:date="2015-05-19T17:56:00Z">
          <w:pPr>
            <w:pStyle w:val="ListParagraph"/>
            <w:keepNext/>
            <w:numPr>
              <w:numId w:val="30"/>
            </w:numPr>
            <w:ind w:hanging="360"/>
          </w:pPr>
        </w:pPrChange>
      </w:pPr>
      <w:proofErr w:type="gramStart"/>
      <w:ins w:id="24" w:author="Bob Muller" w:date="2015-05-19T17:57:00Z">
        <w:r w:rsidRPr="00F7075F">
          <w:rPr>
            <w:i/>
            <w:rPrChange w:id="25" w:author="Bob Muller" w:date="2015-05-19T17:58:00Z">
              <w:rPr/>
            </w:rPrChange>
          </w:rPr>
          <w:t>email</w:t>
        </w:r>
        <w:proofErr w:type="gramEnd"/>
        <w:r w:rsidRPr="00F7075F">
          <w:rPr>
            <w:i/>
            <w:rPrChange w:id="26" w:author="Bob Muller" w:date="2015-05-19T17:58:00Z">
              <w:rPr/>
            </w:rPrChange>
          </w:rPr>
          <w:t>:</w:t>
        </w:r>
        <w:r>
          <w:t xml:space="preserve"> </w:t>
        </w:r>
        <w:r w:rsidRPr="00B566CE">
          <w:t>the party's email address</w:t>
        </w:r>
      </w:ins>
    </w:p>
    <w:p w14:paraId="017B1DCA" w14:textId="3BCE8921" w:rsidR="00B566CE" w:rsidRDefault="00B566CE" w:rsidP="00B566CE">
      <w:pPr>
        <w:pStyle w:val="ListParagraph"/>
        <w:keepNext/>
        <w:numPr>
          <w:ilvl w:val="1"/>
          <w:numId w:val="30"/>
        </w:numPr>
        <w:rPr>
          <w:ins w:id="27" w:author="Bob Muller" w:date="2015-05-19T17:57:00Z"/>
        </w:rPr>
        <w:pPrChange w:id="28" w:author="Bob Muller" w:date="2015-05-19T17:56:00Z">
          <w:pPr>
            <w:pStyle w:val="ListParagraph"/>
            <w:keepNext/>
            <w:numPr>
              <w:numId w:val="30"/>
            </w:numPr>
            <w:ind w:hanging="360"/>
          </w:pPr>
        </w:pPrChange>
      </w:pPr>
      <w:proofErr w:type="gramStart"/>
      <w:ins w:id="29" w:author="Bob Muller" w:date="2015-05-19T17:57:00Z">
        <w:r w:rsidRPr="00F7075F">
          <w:rPr>
            <w:i/>
            <w:rPrChange w:id="30" w:author="Bob Muller" w:date="2015-05-19T17:58:00Z">
              <w:rPr/>
            </w:rPrChange>
          </w:rPr>
          <w:t>organization</w:t>
        </w:r>
        <w:proofErr w:type="gramEnd"/>
        <w:r w:rsidRPr="00F7075F">
          <w:rPr>
            <w:i/>
            <w:rPrChange w:id="31" w:author="Bob Muller" w:date="2015-05-19T17:58:00Z">
              <w:rPr/>
            </w:rPrChange>
          </w:rPr>
          <w:t>:</w:t>
        </w:r>
        <w:r>
          <w:t xml:space="preserve"> </w:t>
        </w:r>
        <w:r w:rsidRPr="00B566CE">
          <w:t>the name of the organization to which the party belongs, such as a company or university name</w:t>
        </w:r>
      </w:ins>
    </w:p>
    <w:p w14:paraId="7D6F862F" w14:textId="3A7BB90D" w:rsidR="00B566CE" w:rsidRDefault="00B566CE" w:rsidP="00B566CE">
      <w:pPr>
        <w:pStyle w:val="ListParagraph"/>
        <w:keepNext/>
        <w:numPr>
          <w:ilvl w:val="1"/>
          <w:numId w:val="30"/>
        </w:numPr>
        <w:rPr>
          <w:ins w:id="32" w:author="Bob Muller" w:date="2015-05-19T17:56:00Z"/>
        </w:rPr>
        <w:pPrChange w:id="33" w:author="Bob Muller" w:date="2015-05-19T17:56:00Z">
          <w:pPr>
            <w:pStyle w:val="ListParagraph"/>
            <w:keepNext/>
            <w:numPr>
              <w:numId w:val="30"/>
            </w:numPr>
            <w:ind w:hanging="360"/>
          </w:pPr>
        </w:pPrChange>
      </w:pPr>
      <w:bookmarkStart w:id="34" w:name="_GoBack"/>
      <w:proofErr w:type="spellStart"/>
      <w:proofErr w:type="gramStart"/>
      <w:ins w:id="35" w:author="Bob Muller" w:date="2015-05-19T17:57:00Z">
        <w:r w:rsidRPr="00F7075F">
          <w:rPr>
            <w:i/>
            <w:rPrChange w:id="36" w:author="Bob Muller" w:date="2015-05-19T17:58:00Z">
              <w:rPr/>
            </w:rPrChange>
          </w:rPr>
          <w:t>partyId</w:t>
        </w:r>
        <w:proofErr w:type="spellEnd"/>
        <w:proofErr w:type="gramEnd"/>
        <w:r w:rsidRPr="00F7075F">
          <w:rPr>
            <w:i/>
            <w:rPrChange w:id="37" w:author="Bob Muller" w:date="2015-05-19T17:58:00Z">
              <w:rPr/>
            </w:rPrChange>
          </w:rPr>
          <w:t>:</w:t>
        </w:r>
        <w:r>
          <w:t xml:space="preserve"> </w:t>
        </w:r>
        <w:bookmarkEnd w:id="34"/>
        <w:r>
          <w:t>the unique identifier for the party that corresponds to the username</w:t>
        </w:r>
      </w:ins>
    </w:p>
    <w:p w14:paraId="4B05AA02" w14:textId="49389F39" w:rsidR="0093051D" w:rsidRPr="00E42172" w:rsidDel="007930EC" w:rsidRDefault="0093051D" w:rsidP="00E42172">
      <w:pPr>
        <w:rPr>
          <w:del w:id="38" w:author="Bob Muller" w:date="2015-05-19T17:52:00Z"/>
        </w:rPr>
      </w:pPr>
      <w:del w:id="39" w:author="Bob Muller" w:date="2015-05-19T17:52:00Z">
        <w:r w:rsidDel="007930EC">
          <w:delText>This section is not yet designed.</w:delText>
        </w:r>
      </w:del>
    </w:p>
    <w:p w14:paraId="4EF773C2" w14:textId="77777777" w:rsidR="007930EC" w:rsidRDefault="007930EC">
      <w:pPr>
        <w:spacing w:after="0"/>
        <w:rPr>
          <w:ins w:id="40" w:author="Bob Muller" w:date="2015-05-19T17:52:00Z"/>
        </w:rPr>
      </w:pPr>
      <w:bookmarkStart w:id="41" w:name="_Authorization"/>
      <w:bookmarkEnd w:id="41"/>
    </w:p>
    <w:p w14:paraId="264802D3" w14:textId="77777777" w:rsidR="00D83ECF" w:rsidRDefault="00D83ECF">
      <w:pPr>
        <w:spacing w:after="0"/>
        <w:rPr>
          <w:rFonts w:ascii="Arial" w:hAnsi="Arial" w:cs="Arial"/>
          <w:b/>
          <w:bCs/>
          <w:kern w:val="32"/>
          <w:sz w:val="32"/>
          <w:szCs w:val="32"/>
        </w:rPr>
      </w:pPr>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1DEC39A1" w:rsidR="00C9296D" w:rsidRDefault="00D83ECF" w:rsidP="004138B2">
      <w:r>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8">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0A6B999A"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and sessions. A page view is an access of a partner with a URI. A session is a set of </w:t>
      </w:r>
      <w:r w:rsidR="007B18E0">
        <w:t xml:space="preserve">possibly empty </w:t>
      </w:r>
      <w:r>
        <w:t>related page views.</w:t>
      </w:r>
      <w:r w:rsidR="00B0137F">
        <w:t xml:space="preserve"> Note that a session is not partner-specific.</w:t>
      </w:r>
    </w:p>
    <w:p w14:paraId="713941FF" w14:textId="41D10BDA" w:rsidR="004931A9" w:rsidRDefault="007B18E0" w:rsidP="00B0137F">
      <w:pPr>
        <w:keepNext/>
      </w:pPr>
      <w:r>
        <w:rPr>
          <w:noProof/>
        </w:rPr>
        <w:drawing>
          <wp:inline distT="0" distB="0" distL="0" distR="0" wp14:anchorId="0BC080E4" wp14:editId="2CFCAF56">
            <wp:extent cx="5943600" cy="307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9">
                      <a:extLst>
                        <a:ext uri="{28A0092B-C50C-407E-A947-70E740481C1C}">
                          <a14:useLocalDpi xmlns:a14="http://schemas.microsoft.com/office/drawing/2010/main" val="0"/>
                        </a:ext>
                      </a:extLst>
                    </a:blip>
                    <a:stretch>
                      <a:fillRect/>
                    </a:stretch>
                  </pic:blipFill>
                  <pic:spPr>
                    <a:xfrm>
                      <a:off x="0" y="0"/>
                      <a:ext cx="5945571" cy="3078957"/>
                    </a:xfrm>
                    <a:prstGeom prst="rect">
                      <a:avLst/>
                    </a:prstGeom>
                  </pic:spPr>
                </pic:pic>
              </a:graphicData>
            </a:graphic>
          </wp:inline>
        </w:drawing>
      </w:r>
    </w:p>
    <w:p w14:paraId="3CA5B8A4" w14:textId="5A6F7004" w:rsidR="004931A9" w:rsidRDefault="00B0137F" w:rsidP="00ED32C0">
      <w:pPr>
        <w:pStyle w:val="ListParagraph"/>
        <w:keepNext/>
        <w:numPr>
          <w:ilvl w:val="0"/>
          <w:numId w:val="32"/>
        </w:numPr>
      </w:pPr>
      <w:r w:rsidRPr="008E165A">
        <w:rPr>
          <w:b/>
        </w:rPr>
        <w:t>Session:</w:t>
      </w:r>
      <w:r>
        <w:t xml:space="preserve"> a collection of page views by the same </w:t>
      </w:r>
      <w:proofErr w:type="spellStart"/>
      <w:r>
        <w:t>ip</w:t>
      </w:r>
      <w:proofErr w:type="spellEnd"/>
      <w:r>
        <w:t xml:space="preserve"> address</w:t>
      </w:r>
    </w:p>
    <w:p w14:paraId="545357B5" w14:textId="7BB1851B" w:rsidR="00B0137F"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unique identifier for the session (key)</w:t>
      </w:r>
    </w:p>
    <w:p w14:paraId="784B4C0D" w14:textId="452A3F74" w:rsidR="00294132" w:rsidRDefault="00294132" w:rsidP="00ED32C0">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44C5CB6" w14:textId="5CF060B1" w:rsidR="00294132" w:rsidRDefault="007B18E0" w:rsidP="00294132">
      <w:pPr>
        <w:pStyle w:val="ListParagraph"/>
        <w:numPr>
          <w:ilvl w:val="1"/>
          <w:numId w:val="32"/>
        </w:numPr>
      </w:pPr>
      <w:proofErr w:type="spellStart"/>
      <w:proofErr w:type="gramStart"/>
      <w:r>
        <w:rPr>
          <w:i/>
        </w:rPr>
        <w:t>start</w:t>
      </w:r>
      <w:r w:rsidRPr="008E165A">
        <w:rPr>
          <w:i/>
        </w:rPr>
        <w:t>Date</w:t>
      </w:r>
      <w:proofErr w:type="spellEnd"/>
      <w:proofErr w:type="gramEnd"/>
      <w:r w:rsidR="00294132" w:rsidRPr="008E165A">
        <w:rPr>
          <w:i/>
        </w:rPr>
        <w:t>:</w:t>
      </w:r>
      <w:r w:rsidR="00294132">
        <w:t xml:space="preserve"> the date and time at which the session began</w:t>
      </w:r>
    </w:p>
    <w:p w14:paraId="29EA37FE" w14:textId="1972C4E5" w:rsidR="007B18E0" w:rsidRDefault="007B18E0" w:rsidP="00294132">
      <w:pPr>
        <w:pStyle w:val="ListParagraph"/>
        <w:numPr>
          <w:ilvl w:val="1"/>
          <w:numId w:val="32"/>
        </w:numPr>
      </w:pPr>
      <w:proofErr w:type="spellStart"/>
      <w:proofErr w:type="gramStart"/>
      <w:r w:rsidRPr="00390482">
        <w:rPr>
          <w:i/>
        </w:rPr>
        <w:t>endDate</w:t>
      </w:r>
      <w:proofErr w:type="spellEnd"/>
      <w:proofErr w:type="gramEnd"/>
      <w:r w:rsidRPr="00390482">
        <w:rPr>
          <w:i/>
        </w:rPr>
        <w:t>:</w:t>
      </w:r>
      <w:r>
        <w:t xml:space="preserve"> the date and time at which the session ended</w:t>
      </w:r>
    </w:p>
    <w:p w14:paraId="00D11D09" w14:textId="71539837" w:rsidR="00F812C9" w:rsidRDefault="00F812C9" w:rsidP="00294132">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party that initiated the session, if any</w:t>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2C6E1087" w14:textId="0D32E10C"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7930EC" w:rsidRDefault="007930EC">
      <w:pPr>
        <w:spacing w:after="0"/>
      </w:pPr>
      <w:r>
        <w:separator/>
      </w:r>
    </w:p>
  </w:endnote>
  <w:endnote w:type="continuationSeparator" w:id="0">
    <w:p w14:paraId="3C2BB4F9" w14:textId="77777777" w:rsidR="007930EC" w:rsidRDefault="007930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7930EC" w:rsidRDefault="007930EC"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7075F">
      <w:rPr>
        <w:rStyle w:val="PageNumber"/>
        <w:noProof/>
      </w:rPr>
      <w:t>7</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7930EC" w:rsidRPr="00CC532C" w:rsidRDefault="007930EC"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7930EC" w:rsidRPr="00CC532C" w:rsidRDefault="007930EC"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7930EC" w:rsidRDefault="007930EC">
      <w:pPr>
        <w:spacing w:after="0"/>
      </w:pPr>
      <w:r>
        <w:separator/>
      </w:r>
    </w:p>
  </w:footnote>
  <w:footnote w:type="continuationSeparator" w:id="0">
    <w:p w14:paraId="275373BD" w14:textId="77777777" w:rsidR="007930EC" w:rsidRDefault="007930E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34FA3B84" w:rsidR="007930EC" w:rsidRDefault="007930EC" w:rsidP="000F00B5">
    <w:pPr>
      <w:pStyle w:val="Header"/>
      <w:tabs>
        <w:tab w:val="clear" w:pos="4320"/>
        <w:tab w:val="clear" w:pos="8640"/>
        <w:tab w:val="center" w:pos="4680"/>
        <w:tab w:val="right" w:pos="9360"/>
      </w:tabs>
    </w:pPr>
    <w:r>
      <w:t>Subscription Management System Database</w:t>
    </w:r>
    <w:r>
      <w:tab/>
    </w:r>
    <w:r>
      <w:tab/>
      <w:t xml:space="preserve">May </w:t>
    </w:r>
    <w:ins w:id="1" w:author="Bob Muller" w:date="2015-05-19T17:25:00Z">
      <w:r>
        <w:t>1</w:t>
      </w:r>
    </w:ins>
    <w:r>
      <w:t>9, 2015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7930EC" w:rsidRDefault="007930EC"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7930EC" w:rsidRDefault="007930EC"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73785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A3C44"/>
    <w:rsid w:val="001E2EE1"/>
    <w:rsid w:val="0026369A"/>
    <w:rsid w:val="00294132"/>
    <w:rsid w:val="002D2E5D"/>
    <w:rsid w:val="00333988"/>
    <w:rsid w:val="00390482"/>
    <w:rsid w:val="003F7CA9"/>
    <w:rsid w:val="0040022C"/>
    <w:rsid w:val="004138B2"/>
    <w:rsid w:val="00485693"/>
    <w:rsid w:val="004931A9"/>
    <w:rsid w:val="004A062D"/>
    <w:rsid w:val="005071B7"/>
    <w:rsid w:val="005118FC"/>
    <w:rsid w:val="00684700"/>
    <w:rsid w:val="006B764F"/>
    <w:rsid w:val="006F16E4"/>
    <w:rsid w:val="00742271"/>
    <w:rsid w:val="0079185D"/>
    <w:rsid w:val="007930EC"/>
    <w:rsid w:val="007B18E0"/>
    <w:rsid w:val="007D1598"/>
    <w:rsid w:val="007F5E3D"/>
    <w:rsid w:val="008226DA"/>
    <w:rsid w:val="008341B5"/>
    <w:rsid w:val="0087475A"/>
    <w:rsid w:val="008C029A"/>
    <w:rsid w:val="008E165A"/>
    <w:rsid w:val="008F3749"/>
    <w:rsid w:val="0093051D"/>
    <w:rsid w:val="009940EA"/>
    <w:rsid w:val="009A42F0"/>
    <w:rsid w:val="00A814D1"/>
    <w:rsid w:val="00AC57BE"/>
    <w:rsid w:val="00AF3352"/>
    <w:rsid w:val="00B0137F"/>
    <w:rsid w:val="00B566CE"/>
    <w:rsid w:val="00C076DB"/>
    <w:rsid w:val="00C333AF"/>
    <w:rsid w:val="00C9296D"/>
    <w:rsid w:val="00D14F74"/>
    <w:rsid w:val="00D32E7B"/>
    <w:rsid w:val="00D57127"/>
    <w:rsid w:val="00D83ECF"/>
    <w:rsid w:val="00E42172"/>
    <w:rsid w:val="00E67C53"/>
    <w:rsid w:val="00EA54B1"/>
    <w:rsid w:val="00ED32C0"/>
    <w:rsid w:val="00ED52F4"/>
    <w:rsid w:val="00F5189F"/>
    <w:rsid w:val="00F7075F"/>
    <w:rsid w:val="00F802E3"/>
    <w:rsid w:val="00F812C9"/>
    <w:rsid w:val="00F83E4A"/>
    <w:rsid w:val="00FD3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167</TotalTime>
  <Pages>9</Pages>
  <Words>1197</Words>
  <Characters>6827</Characters>
  <Application>Microsoft Macintosh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8008</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40</cp:revision>
  <cp:lastPrinted>2007-12-21T00:36:00Z</cp:lastPrinted>
  <dcterms:created xsi:type="dcterms:W3CDTF">2015-05-03T14:04:00Z</dcterms:created>
  <dcterms:modified xsi:type="dcterms:W3CDTF">2015-05-20T00:58:00Z</dcterms:modified>
</cp:coreProperties>
</file>